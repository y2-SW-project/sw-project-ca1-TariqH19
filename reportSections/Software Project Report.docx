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3B8B2D6D" w:rsidR="00047246" w:rsidRDefault="00047246" w:rsidP="00976758">
      <w:pPr>
        <w:pStyle w:val="Title"/>
      </w:pPr>
    </w:p>
    <w:p w14:paraId="655A79F9" w14:textId="5B063B51" w:rsidR="00D3099C" w:rsidRDefault="00D3099C" w:rsidP="00D3099C"/>
    <w:p w14:paraId="191E87EB" w14:textId="77777777" w:rsidR="00D3099C" w:rsidRPr="00D3099C" w:rsidRDefault="00D3099C" w:rsidP="00D3099C"/>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9EFDE4C" w:rsidR="007F4BC0" w:rsidRPr="00600CDC" w:rsidRDefault="00C90399" w:rsidP="00976758">
      <w:pPr>
        <w:rPr>
          <w:sz w:val="52"/>
          <w:szCs w:val="52"/>
        </w:rPr>
      </w:pPr>
      <w:r>
        <w:rPr>
          <w:sz w:val="52"/>
          <w:szCs w:val="52"/>
        </w:rPr>
        <w:t>Blazar</w:t>
      </w:r>
    </w:p>
    <w:p w14:paraId="678603DF" w14:textId="77777777" w:rsidR="007F4BC0" w:rsidRDefault="007F4BC0" w:rsidP="00976758"/>
    <w:p w14:paraId="1B4F5EC7" w14:textId="7F04AEE0" w:rsidR="007F4BC0" w:rsidRPr="00600CDC" w:rsidRDefault="178DE97E" w:rsidP="5955DA92">
      <w:pPr>
        <w:rPr>
          <w:b/>
          <w:bCs/>
        </w:rPr>
      </w:pPr>
      <w:del w:id="0" w:author="Tariq Horan" w:date="2022-04-27T15:31:00Z">
        <w:r w:rsidRPr="17FB4B9A" w:rsidDel="005A4011">
          <w:rPr>
            <w:b/>
            <w:bCs/>
          </w:rPr>
          <w:delText xml:space="preserve">Your name </w:delText>
        </w:r>
      </w:del>
      <w:r w:rsidR="00C90399">
        <w:rPr>
          <w:b/>
          <w:bCs/>
        </w:rPr>
        <w:t>Tariq Horan</w:t>
      </w:r>
    </w:p>
    <w:p w14:paraId="4EF3A6D3" w14:textId="71B5B5D1" w:rsidR="005514DA" w:rsidRPr="00600CDC" w:rsidRDefault="178DE97E" w:rsidP="5955DA92">
      <w:pPr>
        <w:rPr>
          <w:b/>
          <w:bCs/>
        </w:rPr>
      </w:pPr>
      <w:del w:id="1" w:author="Tariq Horan" w:date="2022-04-27T15:31:00Z">
        <w:r w:rsidRPr="17FB4B9A" w:rsidDel="005A4011">
          <w:rPr>
            <w:b/>
            <w:bCs/>
          </w:rPr>
          <w:delText xml:space="preserve">Your student number </w:delText>
        </w:r>
      </w:del>
      <w:r w:rsidR="00C90399">
        <w:rPr>
          <w:b/>
          <w:bCs/>
        </w:rPr>
        <w:t>N00202437</w:t>
      </w:r>
    </w:p>
    <w:p w14:paraId="7453BEC5" w14:textId="77777777" w:rsidR="007F4BC0" w:rsidRDefault="007F4BC0" w:rsidP="00976758"/>
    <w:p w14:paraId="1D66C5D4" w14:textId="78448D77" w:rsidR="00600CDC" w:rsidRDefault="6EE36F83" w:rsidP="5955DA92">
      <w:r>
        <w:t>Software Project</w:t>
      </w:r>
    </w:p>
    <w:p w14:paraId="0256FC7B" w14:textId="03217BFC" w:rsidR="003E20C5" w:rsidRDefault="26593928" w:rsidP="00976758">
      <w:r>
        <w:t>Develop a</w:t>
      </w:r>
      <w:r w:rsidR="00C637BA">
        <w:t xml:space="preserve">n application based off a case study using </w:t>
      </w:r>
      <w:del w:id="2" w:author="Tariq Horan" w:date="2022-04-27T16:31:00Z">
        <w:r w:rsidR="00C637BA" w:rsidDel="009917FE">
          <w:delText>Laravel</w:delText>
        </w:r>
      </w:del>
      <w:ins w:id="3" w:author="Tariq Horan" w:date="2022-04-27T16:31:00Z">
        <w:r w:rsidR="009917FE">
          <w:t>Laravel</w:t>
        </w:r>
      </w:ins>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5E0712E7" w14:textId="28CD36BD" w:rsidR="00045320"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100676421" w:history="1">
            <w:r w:rsidR="00045320" w:rsidRPr="00C05EA3">
              <w:rPr>
                <w:rStyle w:val="Hyperlink"/>
                <w:noProof/>
              </w:rPr>
              <w:t>1</w:t>
            </w:r>
            <w:r w:rsidR="00045320">
              <w:rPr>
                <w:rFonts w:eastAsiaTheme="minorEastAsia"/>
                <w:noProof/>
                <w:sz w:val="22"/>
                <w:szCs w:val="22"/>
                <w:lang w:val="en-IE" w:eastAsia="en-IE"/>
              </w:rPr>
              <w:tab/>
            </w:r>
            <w:r w:rsidR="00045320" w:rsidRPr="00C05EA3">
              <w:rPr>
                <w:rStyle w:val="Hyperlink"/>
                <w:noProof/>
              </w:rPr>
              <w:t>Introduction</w:t>
            </w:r>
            <w:r w:rsidR="00045320">
              <w:rPr>
                <w:noProof/>
                <w:webHidden/>
              </w:rPr>
              <w:tab/>
            </w:r>
            <w:r w:rsidR="00045320">
              <w:rPr>
                <w:noProof/>
                <w:webHidden/>
              </w:rPr>
              <w:fldChar w:fldCharType="begin"/>
            </w:r>
            <w:r w:rsidR="00045320">
              <w:rPr>
                <w:noProof/>
                <w:webHidden/>
              </w:rPr>
              <w:instrText xml:space="preserve"> PAGEREF _Toc100676421 \h </w:instrText>
            </w:r>
            <w:r w:rsidR="00045320">
              <w:rPr>
                <w:noProof/>
                <w:webHidden/>
              </w:rPr>
            </w:r>
            <w:r w:rsidR="00045320">
              <w:rPr>
                <w:noProof/>
                <w:webHidden/>
              </w:rPr>
              <w:fldChar w:fldCharType="separate"/>
            </w:r>
            <w:r w:rsidR="00045320">
              <w:rPr>
                <w:noProof/>
                <w:webHidden/>
              </w:rPr>
              <w:t>6</w:t>
            </w:r>
            <w:r w:rsidR="00045320">
              <w:rPr>
                <w:noProof/>
                <w:webHidden/>
              </w:rPr>
              <w:fldChar w:fldCharType="end"/>
            </w:r>
          </w:hyperlink>
        </w:p>
        <w:p w14:paraId="506D1457" w14:textId="214FD272" w:rsidR="00045320" w:rsidRDefault="00194717">
          <w:pPr>
            <w:pStyle w:val="TOC1"/>
            <w:tabs>
              <w:tab w:val="left" w:pos="440"/>
              <w:tab w:val="right" w:pos="9016"/>
            </w:tabs>
            <w:rPr>
              <w:rFonts w:eastAsiaTheme="minorEastAsia"/>
              <w:noProof/>
              <w:sz w:val="22"/>
              <w:szCs w:val="22"/>
              <w:lang w:val="en-IE" w:eastAsia="en-IE"/>
            </w:rPr>
          </w:pPr>
          <w:hyperlink w:anchor="_Toc100676422" w:history="1">
            <w:r w:rsidR="00045320" w:rsidRPr="00C05EA3">
              <w:rPr>
                <w:rStyle w:val="Hyperlink"/>
                <w:noProof/>
              </w:rPr>
              <w:t>2</w:t>
            </w:r>
            <w:r w:rsidR="00045320">
              <w:rPr>
                <w:rFonts w:eastAsiaTheme="minorEastAsia"/>
                <w:noProof/>
                <w:sz w:val="22"/>
                <w:szCs w:val="22"/>
                <w:lang w:val="en-IE" w:eastAsia="en-IE"/>
              </w:rPr>
              <w:tab/>
            </w:r>
            <w:r w:rsidR="00045320" w:rsidRPr="00C05EA3">
              <w:rPr>
                <w:rStyle w:val="Hyperlink"/>
                <w:noProof/>
              </w:rPr>
              <w:t>Business Concept</w:t>
            </w:r>
            <w:r w:rsidR="00045320">
              <w:rPr>
                <w:noProof/>
                <w:webHidden/>
              </w:rPr>
              <w:tab/>
            </w:r>
            <w:r w:rsidR="00045320">
              <w:rPr>
                <w:noProof/>
                <w:webHidden/>
              </w:rPr>
              <w:fldChar w:fldCharType="begin"/>
            </w:r>
            <w:r w:rsidR="00045320">
              <w:rPr>
                <w:noProof/>
                <w:webHidden/>
              </w:rPr>
              <w:instrText xml:space="preserve"> PAGEREF _Toc100676422 \h </w:instrText>
            </w:r>
            <w:r w:rsidR="00045320">
              <w:rPr>
                <w:noProof/>
                <w:webHidden/>
              </w:rPr>
            </w:r>
            <w:r w:rsidR="00045320">
              <w:rPr>
                <w:noProof/>
                <w:webHidden/>
              </w:rPr>
              <w:fldChar w:fldCharType="separate"/>
            </w:r>
            <w:r w:rsidR="00045320">
              <w:rPr>
                <w:noProof/>
                <w:webHidden/>
              </w:rPr>
              <w:t>7</w:t>
            </w:r>
            <w:r w:rsidR="00045320">
              <w:rPr>
                <w:noProof/>
                <w:webHidden/>
              </w:rPr>
              <w:fldChar w:fldCharType="end"/>
            </w:r>
          </w:hyperlink>
        </w:p>
        <w:p w14:paraId="03B22114" w14:textId="6F6DB563" w:rsidR="00045320" w:rsidRDefault="00194717">
          <w:pPr>
            <w:pStyle w:val="TOC2"/>
            <w:tabs>
              <w:tab w:val="right" w:pos="9016"/>
            </w:tabs>
            <w:rPr>
              <w:rFonts w:eastAsiaTheme="minorEastAsia"/>
              <w:noProof/>
              <w:sz w:val="22"/>
              <w:szCs w:val="22"/>
              <w:lang w:val="en-IE" w:eastAsia="en-IE"/>
            </w:rPr>
          </w:pPr>
          <w:hyperlink w:anchor="_Toc100676423" w:history="1">
            <w:r w:rsidR="00045320" w:rsidRPr="00C05EA3">
              <w:rPr>
                <w:rStyle w:val="Hyperlink"/>
                <w:rFonts w:ascii="Calibri Light" w:eastAsia="Calibri Light" w:hAnsi="Calibri Light" w:cs="Calibri Light"/>
                <w:noProof/>
              </w:rPr>
              <w:t>2.1 Business Idea</w:t>
            </w:r>
            <w:r w:rsidR="00045320">
              <w:rPr>
                <w:noProof/>
                <w:webHidden/>
              </w:rPr>
              <w:tab/>
            </w:r>
            <w:r w:rsidR="00045320">
              <w:rPr>
                <w:noProof/>
                <w:webHidden/>
              </w:rPr>
              <w:fldChar w:fldCharType="begin"/>
            </w:r>
            <w:r w:rsidR="00045320">
              <w:rPr>
                <w:noProof/>
                <w:webHidden/>
              </w:rPr>
              <w:instrText xml:space="preserve"> PAGEREF _Toc100676423 \h </w:instrText>
            </w:r>
            <w:r w:rsidR="00045320">
              <w:rPr>
                <w:noProof/>
                <w:webHidden/>
              </w:rPr>
            </w:r>
            <w:r w:rsidR="00045320">
              <w:rPr>
                <w:noProof/>
                <w:webHidden/>
              </w:rPr>
              <w:fldChar w:fldCharType="separate"/>
            </w:r>
            <w:r w:rsidR="00045320">
              <w:rPr>
                <w:noProof/>
                <w:webHidden/>
              </w:rPr>
              <w:t>7</w:t>
            </w:r>
            <w:r w:rsidR="00045320">
              <w:rPr>
                <w:noProof/>
                <w:webHidden/>
              </w:rPr>
              <w:fldChar w:fldCharType="end"/>
            </w:r>
          </w:hyperlink>
        </w:p>
        <w:p w14:paraId="63ABBD14" w14:textId="76B67060" w:rsidR="00045320" w:rsidRDefault="00194717">
          <w:pPr>
            <w:pStyle w:val="TOC2"/>
            <w:tabs>
              <w:tab w:val="right" w:pos="9016"/>
            </w:tabs>
            <w:rPr>
              <w:rFonts w:eastAsiaTheme="minorEastAsia"/>
              <w:noProof/>
              <w:sz w:val="22"/>
              <w:szCs w:val="22"/>
              <w:lang w:val="en-IE" w:eastAsia="en-IE"/>
            </w:rPr>
          </w:pPr>
          <w:hyperlink w:anchor="_Toc100676424" w:history="1">
            <w:r w:rsidR="00045320" w:rsidRPr="00C05EA3">
              <w:rPr>
                <w:rStyle w:val="Hyperlink"/>
                <w:rFonts w:ascii="Calibri Light" w:eastAsia="Calibri Light" w:hAnsi="Calibri Light" w:cs="Calibri Light"/>
                <w:noProof/>
              </w:rPr>
              <w:t>2.2</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Business model</w:t>
            </w:r>
            <w:r w:rsidR="00045320">
              <w:rPr>
                <w:noProof/>
                <w:webHidden/>
              </w:rPr>
              <w:tab/>
            </w:r>
            <w:r w:rsidR="00045320">
              <w:rPr>
                <w:noProof/>
                <w:webHidden/>
              </w:rPr>
              <w:fldChar w:fldCharType="begin"/>
            </w:r>
            <w:r w:rsidR="00045320">
              <w:rPr>
                <w:noProof/>
                <w:webHidden/>
              </w:rPr>
              <w:instrText xml:space="preserve"> PAGEREF _Toc100676424 \h </w:instrText>
            </w:r>
            <w:r w:rsidR="00045320">
              <w:rPr>
                <w:noProof/>
                <w:webHidden/>
              </w:rPr>
            </w:r>
            <w:r w:rsidR="00045320">
              <w:rPr>
                <w:noProof/>
                <w:webHidden/>
              </w:rPr>
              <w:fldChar w:fldCharType="separate"/>
            </w:r>
            <w:r w:rsidR="00045320">
              <w:rPr>
                <w:noProof/>
                <w:webHidden/>
              </w:rPr>
              <w:t>7</w:t>
            </w:r>
            <w:r w:rsidR="00045320">
              <w:rPr>
                <w:noProof/>
                <w:webHidden/>
              </w:rPr>
              <w:fldChar w:fldCharType="end"/>
            </w:r>
          </w:hyperlink>
        </w:p>
        <w:p w14:paraId="4E8186AD" w14:textId="5C2A4208" w:rsidR="00045320" w:rsidRDefault="00194717">
          <w:pPr>
            <w:pStyle w:val="TOC2"/>
            <w:tabs>
              <w:tab w:val="right" w:pos="9016"/>
            </w:tabs>
            <w:rPr>
              <w:rFonts w:eastAsiaTheme="minorEastAsia"/>
              <w:noProof/>
              <w:sz w:val="22"/>
              <w:szCs w:val="22"/>
              <w:lang w:val="en-IE" w:eastAsia="en-IE"/>
            </w:rPr>
          </w:pPr>
          <w:hyperlink w:anchor="_Toc100676425" w:history="1">
            <w:r w:rsidR="00045320" w:rsidRPr="00C05EA3">
              <w:rPr>
                <w:rStyle w:val="Hyperlink"/>
                <w:rFonts w:ascii="Calibri Light" w:eastAsia="Calibri Light" w:hAnsi="Calibri Light" w:cs="Calibri Light"/>
                <w:noProof/>
              </w:rPr>
              <w:t>2.3</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Market Research</w:t>
            </w:r>
            <w:r w:rsidR="00045320">
              <w:rPr>
                <w:noProof/>
                <w:webHidden/>
              </w:rPr>
              <w:tab/>
            </w:r>
            <w:r w:rsidR="00045320">
              <w:rPr>
                <w:noProof/>
                <w:webHidden/>
              </w:rPr>
              <w:fldChar w:fldCharType="begin"/>
            </w:r>
            <w:r w:rsidR="00045320">
              <w:rPr>
                <w:noProof/>
                <w:webHidden/>
              </w:rPr>
              <w:instrText xml:space="preserve"> PAGEREF _Toc100676425 \h </w:instrText>
            </w:r>
            <w:r w:rsidR="00045320">
              <w:rPr>
                <w:noProof/>
                <w:webHidden/>
              </w:rPr>
            </w:r>
            <w:r w:rsidR="00045320">
              <w:rPr>
                <w:noProof/>
                <w:webHidden/>
              </w:rPr>
              <w:fldChar w:fldCharType="separate"/>
            </w:r>
            <w:r w:rsidR="00045320">
              <w:rPr>
                <w:noProof/>
                <w:webHidden/>
              </w:rPr>
              <w:t>7</w:t>
            </w:r>
            <w:r w:rsidR="00045320">
              <w:rPr>
                <w:noProof/>
                <w:webHidden/>
              </w:rPr>
              <w:fldChar w:fldCharType="end"/>
            </w:r>
          </w:hyperlink>
        </w:p>
        <w:p w14:paraId="5A186F97" w14:textId="329C3FF1" w:rsidR="00045320" w:rsidRDefault="00194717">
          <w:pPr>
            <w:pStyle w:val="TOC2"/>
            <w:tabs>
              <w:tab w:val="right" w:pos="9016"/>
            </w:tabs>
            <w:rPr>
              <w:rFonts w:eastAsiaTheme="minorEastAsia"/>
              <w:noProof/>
              <w:sz w:val="22"/>
              <w:szCs w:val="22"/>
              <w:lang w:val="en-IE" w:eastAsia="en-IE"/>
            </w:rPr>
          </w:pPr>
          <w:hyperlink w:anchor="_Toc100676426" w:history="1">
            <w:r w:rsidR="00045320" w:rsidRPr="00C05EA3">
              <w:rPr>
                <w:rStyle w:val="Hyperlink"/>
                <w:rFonts w:ascii="Calibri Light" w:eastAsia="Calibri Light" w:hAnsi="Calibri Light" w:cs="Calibri Light"/>
                <w:noProof/>
              </w:rPr>
              <w:t>2.4</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Marketing/Advertising</w:t>
            </w:r>
            <w:r w:rsidR="00045320">
              <w:rPr>
                <w:noProof/>
                <w:webHidden/>
              </w:rPr>
              <w:tab/>
            </w:r>
            <w:r w:rsidR="00045320">
              <w:rPr>
                <w:noProof/>
                <w:webHidden/>
              </w:rPr>
              <w:fldChar w:fldCharType="begin"/>
            </w:r>
            <w:r w:rsidR="00045320">
              <w:rPr>
                <w:noProof/>
                <w:webHidden/>
              </w:rPr>
              <w:instrText xml:space="preserve"> PAGEREF _Toc100676426 \h </w:instrText>
            </w:r>
            <w:r w:rsidR="00045320">
              <w:rPr>
                <w:noProof/>
                <w:webHidden/>
              </w:rPr>
            </w:r>
            <w:r w:rsidR="00045320">
              <w:rPr>
                <w:noProof/>
                <w:webHidden/>
              </w:rPr>
              <w:fldChar w:fldCharType="separate"/>
            </w:r>
            <w:r w:rsidR="00045320">
              <w:rPr>
                <w:noProof/>
                <w:webHidden/>
              </w:rPr>
              <w:t>7</w:t>
            </w:r>
            <w:r w:rsidR="00045320">
              <w:rPr>
                <w:noProof/>
                <w:webHidden/>
              </w:rPr>
              <w:fldChar w:fldCharType="end"/>
            </w:r>
          </w:hyperlink>
        </w:p>
        <w:p w14:paraId="767DDE67" w14:textId="11660B30" w:rsidR="00045320" w:rsidRDefault="00194717">
          <w:pPr>
            <w:pStyle w:val="TOC2"/>
            <w:tabs>
              <w:tab w:val="right" w:pos="9016"/>
            </w:tabs>
            <w:rPr>
              <w:rFonts w:eastAsiaTheme="minorEastAsia"/>
              <w:noProof/>
              <w:sz w:val="22"/>
              <w:szCs w:val="22"/>
              <w:lang w:val="en-IE" w:eastAsia="en-IE"/>
            </w:rPr>
          </w:pPr>
          <w:hyperlink w:anchor="_Toc100676427" w:history="1">
            <w:r w:rsidR="00045320" w:rsidRPr="00C05EA3">
              <w:rPr>
                <w:rStyle w:val="Hyperlink"/>
                <w:rFonts w:ascii="Calibri Light" w:eastAsia="Calibri Light" w:hAnsi="Calibri Light" w:cs="Calibri Light"/>
                <w:noProof/>
              </w:rPr>
              <w:t>2.5</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Suppliers</w:t>
            </w:r>
            <w:r w:rsidR="00045320">
              <w:rPr>
                <w:noProof/>
                <w:webHidden/>
              </w:rPr>
              <w:tab/>
            </w:r>
            <w:r w:rsidR="00045320">
              <w:rPr>
                <w:noProof/>
                <w:webHidden/>
              </w:rPr>
              <w:fldChar w:fldCharType="begin"/>
            </w:r>
            <w:r w:rsidR="00045320">
              <w:rPr>
                <w:noProof/>
                <w:webHidden/>
              </w:rPr>
              <w:instrText xml:space="preserve"> PAGEREF _Toc100676427 \h </w:instrText>
            </w:r>
            <w:r w:rsidR="00045320">
              <w:rPr>
                <w:noProof/>
                <w:webHidden/>
              </w:rPr>
            </w:r>
            <w:r w:rsidR="00045320">
              <w:rPr>
                <w:noProof/>
                <w:webHidden/>
              </w:rPr>
              <w:fldChar w:fldCharType="separate"/>
            </w:r>
            <w:r w:rsidR="00045320">
              <w:rPr>
                <w:noProof/>
                <w:webHidden/>
              </w:rPr>
              <w:t>8</w:t>
            </w:r>
            <w:r w:rsidR="00045320">
              <w:rPr>
                <w:noProof/>
                <w:webHidden/>
              </w:rPr>
              <w:fldChar w:fldCharType="end"/>
            </w:r>
          </w:hyperlink>
        </w:p>
        <w:p w14:paraId="55C9FA7F" w14:textId="1E05DCBB" w:rsidR="00045320" w:rsidRDefault="00194717">
          <w:pPr>
            <w:pStyle w:val="TOC2"/>
            <w:tabs>
              <w:tab w:val="right" w:pos="9016"/>
            </w:tabs>
            <w:rPr>
              <w:rFonts w:eastAsiaTheme="minorEastAsia"/>
              <w:noProof/>
              <w:sz w:val="22"/>
              <w:szCs w:val="22"/>
              <w:lang w:val="en-IE" w:eastAsia="en-IE"/>
            </w:rPr>
          </w:pPr>
          <w:hyperlink w:anchor="_Toc100676428" w:history="1">
            <w:r w:rsidR="00045320" w:rsidRPr="00C05EA3">
              <w:rPr>
                <w:rStyle w:val="Hyperlink"/>
                <w:rFonts w:ascii="Calibri Light" w:eastAsia="Calibri Light" w:hAnsi="Calibri Light" w:cs="Calibri Light"/>
                <w:noProof/>
              </w:rPr>
              <w:t>2.6</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Competitors</w:t>
            </w:r>
            <w:r w:rsidR="00045320">
              <w:rPr>
                <w:noProof/>
                <w:webHidden/>
              </w:rPr>
              <w:tab/>
            </w:r>
            <w:r w:rsidR="00045320">
              <w:rPr>
                <w:noProof/>
                <w:webHidden/>
              </w:rPr>
              <w:fldChar w:fldCharType="begin"/>
            </w:r>
            <w:r w:rsidR="00045320">
              <w:rPr>
                <w:noProof/>
                <w:webHidden/>
              </w:rPr>
              <w:instrText xml:space="preserve"> PAGEREF _Toc100676428 \h </w:instrText>
            </w:r>
            <w:r w:rsidR="00045320">
              <w:rPr>
                <w:noProof/>
                <w:webHidden/>
              </w:rPr>
            </w:r>
            <w:r w:rsidR="00045320">
              <w:rPr>
                <w:noProof/>
                <w:webHidden/>
              </w:rPr>
              <w:fldChar w:fldCharType="separate"/>
            </w:r>
            <w:r w:rsidR="00045320">
              <w:rPr>
                <w:noProof/>
                <w:webHidden/>
              </w:rPr>
              <w:t>8</w:t>
            </w:r>
            <w:r w:rsidR="00045320">
              <w:rPr>
                <w:noProof/>
                <w:webHidden/>
              </w:rPr>
              <w:fldChar w:fldCharType="end"/>
            </w:r>
          </w:hyperlink>
        </w:p>
        <w:p w14:paraId="409BB553" w14:textId="65D7BDCD" w:rsidR="00045320" w:rsidRDefault="00194717">
          <w:pPr>
            <w:pStyle w:val="TOC2"/>
            <w:tabs>
              <w:tab w:val="right" w:pos="9016"/>
            </w:tabs>
            <w:rPr>
              <w:rFonts w:eastAsiaTheme="minorEastAsia"/>
              <w:noProof/>
              <w:sz w:val="22"/>
              <w:szCs w:val="22"/>
              <w:lang w:val="en-IE" w:eastAsia="en-IE"/>
            </w:rPr>
          </w:pPr>
          <w:hyperlink w:anchor="_Toc100676429" w:history="1">
            <w:r w:rsidR="00045320" w:rsidRPr="00C05EA3">
              <w:rPr>
                <w:rStyle w:val="Hyperlink"/>
                <w:rFonts w:ascii="Calibri Light" w:eastAsia="Calibri Light" w:hAnsi="Calibri Light" w:cs="Calibri Light"/>
                <w:noProof/>
              </w:rPr>
              <w:t>2.7</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Employees</w:t>
            </w:r>
            <w:r w:rsidR="00045320">
              <w:rPr>
                <w:noProof/>
                <w:webHidden/>
              </w:rPr>
              <w:tab/>
            </w:r>
            <w:r w:rsidR="00045320">
              <w:rPr>
                <w:noProof/>
                <w:webHidden/>
              </w:rPr>
              <w:fldChar w:fldCharType="begin"/>
            </w:r>
            <w:r w:rsidR="00045320">
              <w:rPr>
                <w:noProof/>
                <w:webHidden/>
              </w:rPr>
              <w:instrText xml:space="preserve"> PAGEREF _Toc100676429 \h </w:instrText>
            </w:r>
            <w:r w:rsidR="00045320">
              <w:rPr>
                <w:noProof/>
                <w:webHidden/>
              </w:rPr>
            </w:r>
            <w:r w:rsidR="00045320">
              <w:rPr>
                <w:noProof/>
                <w:webHidden/>
              </w:rPr>
              <w:fldChar w:fldCharType="separate"/>
            </w:r>
            <w:r w:rsidR="00045320">
              <w:rPr>
                <w:noProof/>
                <w:webHidden/>
              </w:rPr>
              <w:t>8</w:t>
            </w:r>
            <w:r w:rsidR="00045320">
              <w:rPr>
                <w:noProof/>
                <w:webHidden/>
              </w:rPr>
              <w:fldChar w:fldCharType="end"/>
            </w:r>
          </w:hyperlink>
        </w:p>
        <w:p w14:paraId="30880D2A" w14:textId="12917619" w:rsidR="00045320" w:rsidRDefault="00194717">
          <w:pPr>
            <w:pStyle w:val="TOC2"/>
            <w:tabs>
              <w:tab w:val="right" w:pos="9016"/>
            </w:tabs>
            <w:rPr>
              <w:rFonts w:eastAsiaTheme="minorEastAsia"/>
              <w:noProof/>
              <w:sz w:val="22"/>
              <w:szCs w:val="22"/>
              <w:lang w:val="en-IE" w:eastAsia="en-IE"/>
            </w:rPr>
          </w:pPr>
          <w:hyperlink w:anchor="_Toc100676430" w:history="1">
            <w:r w:rsidR="00045320" w:rsidRPr="00C05EA3">
              <w:rPr>
                <w:rStyle w:val="Hyperlink"/>
                <w:rFonts w:ascii="Calibri Light" w:eastAsia="Calibri Light" w:hAnsi="Calibri Light" w:cs="Calibri Light"/>
                <w:noProof/>
              </w:rPr>
              <w:t>2.8</w:t>
            </w:r>
            <w:r w:rsidR="00045320" w:rsidRPr="00C05EA3">
              <w:rPr>
                <w:rStyle w:val="Hyperlink"/>
                <w:rFonts w:ascii="Times New Roman" w:eastAsia="Times New Roman" w:hAnsi="Times New Roman" w:cs="Times New Roman"/>
                <w:noProof/>
              </w:rPr>
              <w:t xml:space="preserve">         </w:t>
            </w:r>
            <w:r w:rsidR="00045320" w:rsidRPr="00C05EA3">
              <w:rPr>
                <w:rStyle w:val="Hyperlink"/>
                <w:rFonts w:ascii="Calibri Light" w:eastAsia="Calibri Light" w:hAnsi="Calibri Light" w:cs="Calibri Light"/>
                <w:noProof/>
              </w:rPr>
              <w:t>Environmental Impact</w:t>
            </w:r>
            <w:r w:rsidR="00045320">
              <w:rPr>
                <w:noProof/>
                <w:webHidden/>
              </w:rPr>
              <w:tab/>
            </w:r>
            <w:r w:rsidR="00045320">
              <w:rPr>
                <w:noProof/>
                <w:webHidden/>
              </w:rPr>
              <w:fldChar w:fldCharType="begin"/>
            </w:r>
            <w:r w:rsidR="00045320">
              <w:rPr>
                <w:noProof/>
                <w:webHidden/>
              </w:rPr>
              <w:instrText xml:space="preserve"> PAGEREF _Toc100676430 \h </w:instrText>
            </w:r>
            <w:r w:rsidR="00045320">
              <w:rPr>
                <w:noProof/>
                <w:webHidden/>
              </w:rPr>
            </w:r>
            <w:r w:rsidR="00045320">
              <w:rPr>
                <w:noProof/>
                <w:webHidden/>
              </w:rPr>
              <w:fldChar w:fldCharType="separate"/>
            </w:r>
            <w:r w:rsidR="00045320">
              <w:rPr>
                <w:noProof/>
                <w:webHidden/>
              </w:rPr>
              <w:t>8</w:t>
            </w:r>
            <w:r w:rsidR="00045320">
              <w:rPr>
                <w:noProof/>
                <w:webHidden/>
              </w:rPr>
              <w:fldChar w:fldCharType="end"/>
            </w:r>
          </w:hyperlink>
        </w:p>
        <w:p w14:paraId="6E6DE031" w14:textId="697EB4D3" w:rsidR="00045320" w:rsidRDefault="00194717">
          <w:pPr>
            <w:pStyle w:val="TOC1"/>
            <w:tabs>
              <w:tab w:val="left" w:pos="440"/>
              <w:tab w:val="right" w:pos="9016"/>
            </w:tabs>
            <w:rPr>
              <w:rFonts w:eastAsiaTheme="minorEastAsia"/>
              <w:noProof/>
              <w:sz w:val="22"/>
              <w:szCs w:val="22"/>
              <w:lang w:val="en-IE" w:eastAsia="en-IE"/>
            </w:rPr>
          </w:pPr>
          <w:hyperlink w:anchor="_Toc100676431" w:history="1">
            <w:r w:rsidR="00045320" w:rsidRPr="00C05EA3">
              <w:rPr>
                <w:rStyle w:val="Hyperlink"/>
                <w:noProof/>
              </w:rPr>
              <w:t>3</w:t>
            </w:r>
            <w:r w:rsidR="00045320">
              <w:rPr>
                <w:rFonts w:eastAsiaTheme="minorEastAsia"/>
                <w:noProof/>
                <w:sz w:val="22"/>
                <w:szCs w:val="22"/>
                <w:lang w:val="en-IE" w:eastAsia="en-IE"/>
              </w:rPr>
              <w:tab/>
            </w:r>
            <w:r w:rsidR="00045320" w:rsidRPr="00C05EA3">
              <w:rPr>
                <w:rStyle w:val="Hyperlink"/>
                <w:noProof/>
              </w:rPr>
              <w:t>Requirements</w:t>
            </w:r>
            <w:r w:rsidR="00045320">
              <w:rPr>
                <w:noProof/>
                <w:webHidden/>
              </w:rPr>
              <w:tab/>
            </w:r>
            <w:r w:rsidR="00045320">
              <w:rPr>
                <w:noProof/>
                <w:webHidden/>
              </w:rPr>
              <w:fldChar w:fldCharType="begin"/>
            </w:r>
            <w:r w:rsidR="00045320">
              <w:rPr>
                <w:noProof/>
                <w:webHidden/>
              </w:rPr>
              <w:instrText xml:space="preserve"> PAGEREF _Toc100676431 \h </w:instrText>
            </w:r>
            <w:r w:rsidR="00045320">
              <w:rPr>
                <w:noProof/>
                <w:webHidden/>
              </w:rPr>
            </w:r>
            <w:r w:rsidR="00045320">
              <w:rPr>
                <w:noProof/>
                <w:webHidden/>
              </w:rPr>
              <w:fldChar w:fldCharType="separate"/>
            </w:r>
            <w:r w:rsidR="00045320">
              <w:rPr>
                <w:noProof/>
                <w:webHidden/>
              </w:rPr>
              <w:t>8</w:t>
            </w:r>
            <w:r w:rsidR="00045320">
              <w:rPr>
                <w:noProof/>
                <w:webHidden/>
              </w:rPr>
              <w:fldChar w:fldCharType="end"/>
            </w:r>
          </w:hyperlink>
        </w:p>
        <w:p w14:paraId="083EB323" w14:textId="5E8C5DCA" w:rsidR="00045320" w:rsidRDefault="00194717">
          <w:pPr>
            <w:pStyle w:val="TOC2"/>
            <w:tabs>
              <w:tab w:val="right" w:pos="9016"/>
            </w:tabs>
            <w:rPr>
              <w:rFonts w:eastAsiaTheme="minorEastAsia"/>
              <w:noProof/>
              <w:sz w:val="22"/>
              <w:szCs w:val="22"/>
              <w:lang w:val="en-IE" w:eastAsia="en-IE"/>
            </w:rPr>
          </w:pPr>
          <w:hyperlink w:anchor="_Toc100676432" w:history="1">
            <w:r w:rsidR="00045320" w:rsidRPr="00C05EA3">
              <w:rPr>
                <w:rStyle w:val="Hyperlink"/>
                <w:noProof/>
              </w:rPr>
              <w:t>3.1 Introduction</w:t>
            </w:r>
            <w:r w:rsidR="00045320">
              <w:rPr>
                <w:noProof/>
                <w:webHidden/>
              </w:rPr>
              <w:tab/>
            </w:r>
            <w:r w:rsidR="00045320">
              <w:rPr>
                <w:noProof/>
                <w:webHidden/>
              </w:rPr>
              <w:fldChar w:fldCharType="begin"/>
            </w:r>
            <w:r w:rsidR="00045320">
              <w:rPr>
                <w:noProof/>
                <w:webHidden/>
              </w:rPr>
              <w:instrText xml:space="preserve"> PAGEREF _Toc100676432 \h </w:instrText>
            </w:r>
            <w:r w:rsidR="00045320">
              <w:rPr>
                <w:noProof/>
                <w:webHidden/>
              </w:rPr>
            </w:r>
            <w:r w:rsidR="00045320">
              <w:rPr>
                <w:noProof/>
                <w:webHidden/>
              </w:rPr>
              <w:fldChar w:fldCharType="separate"/>
            </w:r>
            <w:r w:rsidR="00045320">
              <w:rPr>
                <w:noProof/>
                <w:webHidden/>
              </w:rPr>
              <w:t>8</w:t>
            </w:r>
            <w:r w:rsidR="00045320">
              <w:rPr>
                <w:noProof/>
                <w:webHidden/>
              </w:rPr>
              <w:fldChar w:fldCharType="end"/>
            </w:r>
          </w:hyperlink>
        </w:p>
        <w:p w14:paraId="686AF897" w14:textId="102322FD" w:rsidR="00045320" w:rsidRDefault="00194717">
          <w:pPr>
            <w:pStyle w:val="TOC2"/>
            <w:tabs>
              <w:tab w:val="right" w:pos="9016"/>
            </w:tabs>
            <w:rPr>
              <w:rFonts w:eastAsiaTheme="minorEastAsia"/>
              <w:noProof/>
              <w:sz w:val="22"/>
              <w:szCs w:val="22"/>
              <w:lang w:val="en-IE" w:eastAsia="en-IE"/>
            </w:rPr>
          </w:pPr>
          <w:hyperlink w:anchor="_Toc100676433" w:history="1">
            <w:r w:rsidR="00045320" w:rsidRPr="00C05EA3">
              <w:rPr>
                <w:rStyle w:val="Hyperlink"/>
                <w:noProof/>
              </w:rPr>
              <w:t>3.2 Requirements gathering</w:t>
            </w:r>
            <w:r w:rsidR="00045320">
              <w:rPr>
                <w:noProof/>
                <w:webHidden/>
              </w:rPr>
              <w:tab/>
            </w:r>
            <w:r w:rsidR="00045320">
              <w:rPr>
                <w:noProof/>
                <w:webHidden/>
              </w:rPr>
              <w:fldChar w:fldCharType="begin"/>
            </w:r>
            <w:r w:rsidR="00045320">
              <w:rPr>
                <w:noProof/>
                <w:webHidden/>
              </w:rPr>
              <w:instrText xml:space="preserve"> PAGEREF _Toc100676433 \h </w:instrText>
            </w:r>
            <w:r w:rsidR="00045320">
              <w:rPr>
                <w:noProof/>
                <w:webHidden/>
              </w:rPr>
            </w:r>
            <w:r w:rsidR="00045320">
              <w:rPr>
                <w:noProof/>
                <w:webHidden/>
              </w:rPr>
              <w:fldChar w:fldCharType="separate"/>
            </w:r>
            <w:r w:rsidR="00045320">
              <w:rPr>
                <w:noProof/>
                <w:webHidden/>
              </w:rPr>
              <w:t>8</w:t>
            </w:r>
            <w:r w:rsidR="00045320">
              <w:rPr>
                <w:noProof/>
                <w:webHidden/>
              </w:rPr>
              <w:fldChar w:fldCharType="end"/>
            </w:r>
          </w:hyperlink>
        </w:p>
        <w:p w14:paraId="6ACF9F81" w14:textId="0FE9F02B" w:rsidR="00045320" w:rsidRDefault="00194717">
          <w:pPr>
            <w:pStyle w:val="TOC3"/>
            <w:rPr>
              <w:rFonts w:eastAsiaTheme="minorEastAsia"/>
              <w:noProof/>
              <w:sz w:val="22"/>
              <w:szCs w:val="22"/>
              <w:lang w:val="en-IE" w:eastAsia="en-IE"/>
            </w:rPr>
          </w:pPr>
          <w:hyperlink w:anchor="_Toc100676434" w:history="1">
            <w:r w:rsidR="00045320" w:rsidRPr="00C05EA3">
              <w:rPr>
                <w:rStyle w:val="Hyperlink"/>
                <w:noProof/>
              </w:rPr>
              <w:t>3.2.1 Similar applications</w:t>
            </w:r>
            <w:r w:rsidR="00045320">
              <w:rPr>
                <w:noProof/>
                <w:webHidden/>
              </w:rPr>
              <w:tab/>
            </w:r>
            <w:r w:rsidR="00045320">
              <w:rPr>
                <w:noProof/>
                <w:webHidden/>
              </w:rPr>
              <w:fldChar w:fldCharType="begin"/>
            </w:r>
            <w:r w:rsidR="00045320">
              <w:rPr>
                <w:noProof/>
                <w:webHidden/>
              </w:rPr>
              <w:instrText xml:space="preserve"> PAGEREF _Toc100676434 \h </w:instrText>
            </w:r>
            <w:r w:rsidR="00045320">
              <w:rPr>
                <w:noProof/>
                <w:webHidden/>
              </w:rPr>
            </w:r>
            <w:r w:rsidR="00045320">
              <w:rPr>
                <w:noProof/>
                <w:webHidden/>
              </w:rPr>
              <w:fldChar w:fldCharType="separate"/>
            </w:r>
            <w:r w:rsidR="00045320">
              <w:rPr>
                <w:noProof/>
                <w:webHidden/>
              </w:rPr>
              <w:t>8</w:t>
            </w:r>
            <w:r w:rsidR="00045320">
              <w:rPr>
                <w:noProof/>
                <w:webHidden/>
              </w:rPr>
              <w:fldChar w:fldCharType="end"/>
            </w:r>
          </w:hyperlink>
        </w:p>
        <w:p w14:paraId="3A271239" w14:textId="2E053C3F" w:rsidR="00045320" w:rsidRDefault="00194717">
          <w:pPr>
            <w:pStyle w:val="TOC3"/>
            <w:rPr>
              <w:rFonts w:eastAsiaTheme="minorEastAsia"/>
              <w:noProof/>
              <w:sz w:val="22"/>
              <w:szCs w:val="22"/>
              <w:lang w:val="en-IE" w:eastAsia="en-IE"/>
            </w:rPr>
          </w:pPr>
          <w:hyperlink w:anchor="_Toc100676435" w:history="1">
            <w:r w:rsidR="00045320" w:rsidRPr="00C05EA3">
              <w:rPr>
                <w:rStyle w:val="Hyperlink"/>
                <w:noProof/>
              </w:rPr>
              <w:t>3.2.2 Interviews</w:t>
            </w:r>
            <w:r w:rsidR="00045320">
              <w:rPr>
                <w:noProof/>
                <w:webHidden/>
              </w:rPr>
              <w:tab/>
            </w:r>
            <w:r w:rsidR="00045320">
              <w:rPr>
                <w:noProof/>
                <w:webHidden/>
              </w:rPr>
              <w:fldChar w:fldCharType="begin"/>
            </w:r>
            <w:r w:rsidR="00045320">
              <w:rPr>
                <w:noProof/>
                <w:webHidden/>
              </w:rPr>
              <w:instrText xml:space="preserve"> PAGEREF _Toc100676435 \h </w:instrText>
            </w:r>
            <w:r w:rsidR="00045320">
              <w:rPr>
                <w:noProof/>
                <w:webHidden/>
              </w:rPr>
            </w:r>
            <w:r w:rsidR="00045320">
              <w:rPr>
                <w:noProof/>
                <w:webHidden/>
              </w:rPr>
              <w:fldChar w:fldCharType="separate"/>
            </w:r>
            <w:r w:rsidR="00045320">
              <w:rPr>
                <w:noProof/>
                <w:webHidden/>
              </w:rPr>
              <w:t>13</w:t>
            </w:r>
            <w:r w:rsidR="00045320">
              <w:rPr>
                <w:noProof/>
                <w:webHidden/>
              </w:rPr>
              <w:fldChar w:fldCharType="end"/>
            </w:r>
          </w:hyperlink>
        </w:p>
        <w:p w14:paraId="07F2E004" w14:textId="569850D6" w:rsidR="00045320" w:rsidRDefault="00194717">
          <w:pPr>
            <w:pStyle w:val="TOC2"/>
            <w:tabs>
              <w:tab w:val="right" w:pos="9016"/>
            </w:tabs>
            <w:rPr>
              <w:rFonts w:eastAsiaTheme="minorEastAsia"/>
              <w:noProof/>
              <w:sz w:val="22"/>
              <w:szCs w:val="22"/>
              <w:lang w:val="en-IE" w:eastAsia="en-IE"/>
            </w:rPr>
          </w:pPr>
          <w:hyperlink w:anchor="_Toc100676436" w:history="1">
            <w:r w:rsidR="00045320" w:rsidRPr="00C05EA3">
              <w:rPr>
                <w:rStyle w:val="Hyperlink"/>
                <w:noProof/>
              </w:rPr>
              <w:t>3.3 Requirements modelling</w:t>
            </w:r>
            <w:r w:rsidR="00045320">
              <w:rPr>
                <w:noProof/>
                <w:webHidden/>
              </w:rPr>
              <w:tab/>
            </w:r>
            <w:r w:rsidR="00045320">
              <w:rPr>
                <w:noProof/>
                <w:webHidden/>
              </w:rPr>
              <w:fldChar w:fldCharType="begin"/>
            </w:r>
            <w:r w:rsidR="00045320">
              <w:rPr>
                <w:noProof/>
                <w:webHidden/>
              </w:rPr>
              <w:instrText xml:space="preserve"> PAGEREF _Toc100676436 \h </w:instrText>
            </w:r>
            <w:r w:rsidR="00045320">
              <w:rPr>
                <w:noProof/>
                <w:webHidden/>
              </w:rPr>
            </w:r>
            <w:r w:rsidR="00045320">
              <w:rPr>
                <w:noProof/>
                <w:webHidden/>
              </w:rPr>
              <w:fldChar w:fldCharType="separate"/>
            </w:r>
            <w:r w:rsidR="00045320">
              <w:rPr>
                <w:noProof/>
                <w:webHidden/>
              </w:rPr>
              <w:t>13</w:t>
            </w:r>
            <w:r w:rsidR="00045320">
              <w:rPr>
                <w:noProof/>
                <w:webHidden/>
              </w:rPr>
              <w:fldChar w:fldCharType="end"/>
            </w:r>
          </w:hyperlink>
        </w:p>
        <w:p w14:paraId="0B889BA0" w14:textId="0EC086AE" w:rsidR="00045320" w:rsidRDefault="00194717">
          <w:pPr>
            <w:pStyle w:val="TOC3"/>
            <w:rPr>
              <w:rFonts w:eastAsiaTheme="minorEastAsia"/>
              <w:noProof/>
              <w:sz w:val="22"/>
              <w:szCs w:val="22"/>
              <w:lang w:val="en-IE" w:eastAsia="en-IE"/>
            </w:rPr>
          </w:pPr>
          <w:hyperlink w:anchor="_Toc100676437" w:history="1">
            <w:r w:rsidR="00045320" w:rsidRPr="00C05EA3">
              <w:rPr>
                <w:rStyle w:val="Hyperlink"/>
                <w:noProof/>
              </w:rPr>
              <w:t>3.3.1 Functional requirements</w:t>
            </w:r>
            <w:r w:rsidR="00045320">
              <w:rPr>
                <w:noProof/>
                <w:webHidden/>
              </w:rPr>
              <w:tab/>
            </w:r>
            <w:r w:rsidR="00045320">
              <w:rPr>
                <w:noProof/>
                <w:webHidden/>
              </w:rPr>
              <w:fldChar w:fldCharType="begin"/>
            </w:r>
            <w:r w:rsidR="00045320">
              <w:rPr>
                <w:noProof/>
                <w:webHidden/>
              </w:rPr>
              <w:instrText xml:space="preserve"> PAGEREF _Toc100676437 \h </w:instrText>
            </w:r>
            <w:r w:rsidR="00045320">
              <w:rPr>
                <w:noProof/>
                <w:webHidden/>
              </w:rPr>
            </w:r>
            <w:r w:rsidR="00045320">
              <w:rPr>
                <w:noProof/>
                <w:webHidden/>
              </w:rPr>
              <w:fldChar w:fldCharType="separate"/>
            </w:r>
            <w:r w:rsidR="00045320">
              <w:rPr>
                <w:noProof/>
                <w:webHidden/>
              </w:rPr>
              <w:t>13</w:t>
            </w:r>
            <w:r w:rsidR="00045320">
              <w:rPr>
                <w:noProof/>
                <w:webHidden/>
              </w:rPr>
              <w:fldChar w:fldCharType="end"/>
            </w:r>
          </w:hyperlink>
        </w:p>
        <w:p w14:paraId="12C6F603" w14:textId="51193E96" w:rsidR="00045320" w:rsidRDefault="00194717">
          <w:pPr>
            <w:pStyle w:val="TOC3"/>
            <w:rPr>
              <w:rFonts w:eastAsiaTheme="minorEastAsia"/>
              <w:noProof/>
              <w:sz w:val="22"/>
              <w:szCs w:val="22"/>
              <w:lang w:val="en-IE" w:eastAsia="en-IE"/>
            </w:rPr>
          </w:pPr>
          <w:hyperlink w:anchor="_Toc100676438" w:history="1">
            <w:r w:rsidR="00045320" w:rsidRPr="00C05EA3">
              <w:rPr>
                <w:rStyle w:val="Hyperlink"/>
                <w:noProof/>
              </w:rPr>
              <w:t>3.3.2 Non-functional requirements</w:t>
            </w:r>
            <w:r w:rsidR="00045320">
              <w:rPr>
                <w:noProof/>
                <w:webHidden/>
              </w:rPr>
              <w:tab/>
            </w:r>
            <w:r w:rsidR="00045320">
              <w:rPr>
                <w:noProof/>
                <w:webHidden/>
              </w:rPr>
              <w:fldChar w:fldCharType="begin"/>
            </w:r>
            <w:r w:rsidR="00045320">
              <w:rPr>
                <w:noProof/>
                <w:webHidden/>
              </w:rPr>
              <w:instrText xml:space="preserve"> PAGEREF _Toc100676438 \h </w:instrText>
            </w:r>
            <w:r w:rsidR="00045320">
              <w:rPr>
                <w:noProof/>
                <w:webHidden/>
              </w:rPr>
            </w:r>
            <w:r w:rsidR="00045320">
              <w:rPr>
                <w:noProof/>
                <w:webHidden/>
              </w:rPr>
              <w:fldChar w:fldCharType="separate"/>
            </w:r>
            <w:r w:rsidR="00045320">
              <w:rPr>
                <w:noProof/>
                <w:webHidden/>
              </w:rPr>
              <w:t>13</w:t>
            </w:r>
            <w:r w:rsidR="00045320">
              <w:rPr>
                <w:noProof/>
                <w:webHidden/>
              </w:rPr>
              <w:fldChar w:fldCharType="end"/>
            </w:r>
          </w:hyperlink>
        </w:p>
        <w:p w14:paraId="75D87CFF" w14:textId="56422807" w:rsidR="00045320" w:rsidRDefault="00194717">
          <w:pPr>
            <w:pStyle w:val="TOC3"/>
            <w:rPr>
              <w:rFonts w:eastAsiaTheme="minorEastAsia"/>
              <w:noProof/>
              <w:sz w:val="22"/>
              <w:szCs w:val="22"/>
              <w:lang w:val="en-IE" w:eastAsia="en-IE"/>
            </w:rPr>
          </w:pPr>
          <w:hyperlink w:anchor="_Toc100676439" w:history="1">
            <w:r w:rsidR="00045320" w:rsidRPr="00C05EA3">
              <w:rPr>
                <w:rStyle w:val="Hyperlink"/>
                <w:noProof/>
              </w:rPr>
              <w:t>3.3.3 Use Case Diagrams</w:t>
            </w:r>
            <w:r w:rsidR="00045320">
              <w:rPr>
                <w:noProof/>
                <w:webHidden/>
              </w:rPr>
              <w:tab/>
            </w:r>
            <w:r w:rsidR="00045320">
              <w:rPr>
                <w:noProof/>
                <w:webHidden/>
              </w:rPr>
              <w:fldChar w:fldCharType="begin"/>
            </w:r>
            <w:r w:rsidR="00045320">
              <w:rPr>
                <w:noProof/>
                <w:webHidden/>
              </w:rPr>
              <w:instrText xml:space="preserve"> PAGEREF _Toc100676439 \h </w:instrText>
            </w:r>
            <w:r w:rsidR="00045320">
              <w:rPr>
                <w:noProof/>
                <w:webHidden/>
              </w:rPr>
            </w:r>
            <w:r w:rsidR="00045320">
              <w:rPr>
                <w:noProof/>
                <w:webHidden/>
              </w:rPr>
              <w:fldChar w:fldCharType="separate"/>
            </w:r>
            <w:r w:rsidR="00045320">
              <w:rPr>
                <w:noProof/>
                <w:webHidden/>
              </w:rPr>
              <w:t>14</w:t>
            </w:r>
            <w:r w:rsidR="00045320">
              <w:rPr>
                <w:noProof/>
                <w:webHidden/>
              </w:rPr>
              <w:fldChar w:fldCharType="end"/>
            </w:r>
          </w:hyperlink>
        </w:p>
        <w:p w14:paraId="0D402D6A" w14:textId="039C143A" w:rsidR="00045320" w:rsidRDefault="00194717">
          <w:pPr>
            <w:pStyle w:val="TOC2"/>
            <w:tabs>
              <w:tab w:val="right" w:pos="9016"/>
            </w:tabs>
            <w:rPr>
              <w:rFonts w:eastAsiaTheme="minorEastAsia"/>
              <w:noProof/>
              <w:sz w:val="22"/>
              <w:szCs w:val="22"/>
              <w:lang w:val="en-IE" w:eastAsia="en-IE"/>
            </w:rPr>
          </w:pPr>
          <w:hyperlink w:anchor="_Toc100676440" w:history="1">
            <w:r w:rsidR="00045320">
              <w:rPr>
                <w:noProof/>
                <w:webHidden/>
              </w:rPr>
              <w:tab/>
            </w:r>
            <w:r w:rsidR="00045320">
              <w:rPr>
                <w:noProof/>
                <w:webHidden/>
              </w:rPr>
              <w:fldChar w:fldCharType="begin"/>
            </w:r>
            <w:r w:rsidR="00045320">
              <w:rPr>
                <w:noProof/>
                <w:webHidden/>
              </w:rPr>
              <w:instrText xml:space="preserve"> PAGEREF _Toc100676440 \h </w:instrText>
            </w:r>
            <w:r w:rsidR="00045320">
              <w:rPr>
                <w:noProof/>
                <w:webHidden/>
              </w:rPr>
            </w:r>
            <w:r w:rsidR="00045320">
              <w:rPr>
                <w:noProof/>
                <w:webHidden/>
              </w:rPr>
              <w:fldChar w:fldCharType="separate"/>
            </w:r>
            <w:r w:rsidR="00045320">
              <w:rPr>
                <w:noProof/>
                <w:webHidden/>
              </w:rPr>
              <w:t>14</w:t>
            </w:r>
            <w:r w:rsidR="00045320">
              <w:rPr>
                <w:noProof/>
                <w:webHidden/>
              </w:rPr>
              <w:fldChar w:fldCharType="end"/>
            </w:r>
          </w:hyperlink>
        </w:p>
        <w:p w14:paraId="721AE8D6" w14:textId="40E7995F" w:rsidR="00045320" w:rsidRDefault="00194717">
          <w:pPr>
            <w:pStyle w:val="TOC2"/>
            <w:tabs>
              <w:tab w:val="right" w:pos="9016"/>
            </w:tabs>
            <w:rPr>
              <w:rFonts w:eastAsiaTheme="minorEastAsia"/>
              <w:noProof/>
              <w:sz w:val="22"/>
              <w:szCs w:val="22"/>
              <w:lang w:val="en-IE" w:eastAsia="en-IE"/>
            </w:rPr>
          </w:pPr>
          <w:hyperlink w:anchor="_Toc100676441" w:history="1">
            <w:r w:rsidR="00045320" w:rsidRPr="00C05EA3">
              <w:rPr>
                <w:rStyle w:val="Hyperlink"/>
                <w:noProof/>
              </w:rPr>
              <w:t>3.4 Feasibility</w:t>
            </w:r>
            <w:r w:rsidR="00045320">
              <w:rPr>
                <w:noProof/>
                <w:webHidden/>
              </w:rPr>
              <w:tab/>
            </w:r>
            <w:r w:rsidR="00045320">
              <w:rPr>
                <w:noProof/>
                <w:webHidden/>
              </w:rPr>
              <w:fldChar w:fldCharType="begin"/>
            </w:r>
            <w:r w:rsidR="00045320">
              <w:rPr>
                <w:noProof/>
                <w:webHidden/>
              </w:rPr>
              <w:instrText xml:space="preserve"> PAGEREF _Toc100676441 \h </w:instrText>
            </w:r>
            <w:r w:rsidR="00045320">
              <w:rPr>
                <w:noProof/>
                <w:webHidden/>
              </w:rPr>
            </w:r>
            <w:r w:rsidR="00045320">
              <w:rPr>
                <w:noProof/>
                <w:webHidden/>
              </w:rPr>
              <w:fldChar w:fldCharType="separate"/>
            </w:r>
            <w:r w:rsidR="00045320">
              <w:rPr>
                <w:noProof/>
                <w:webHidden/>
              </w:rPr>
              <w:t>14</w:t>
            </w:r>
            <w:r w:rsidR="00045320">
              <w:rPr>
                <w:noProof/>
                <w:webHidden/>
              </w:rPr>
              <w:fldChar w:fldCharType="end"/>
            </w:r>
          </w:hyperlink>
        </w:p>
        <w:p w14:paraId="0D6355D4" w14:textId="2C145164" w:rsidR="00045320" w:rsidRDefault="00194717">
          <w:pPr>
            <w:pStyle w:val="TOC1"/>
            <w:tabs>
              <w:tab w:val="left" w:pos="440"/>
              <w:tab w:val="right" w:pos="9016"/>
            </w:tabs>
            <w:rPr>
              <w:rFonts w:eastAsiaTheme="minorEastAsia"/>
              <w:noProof/>
              <w:sz w:val="22"/>
              <w:szCs w:val="22"/>
              <w:lang w:val="en-IE" w:eastAsia="en-IE"/>
            </w:rPr>
          </w:pPr>
          <w:hyperlink w:anchor="_Toc100676442" w:history="1">
            <w:r w:rsidR="00045320" w:rsidRPr="00C05EA3">
              <w:rPr>
                <w:rStyle w:val="Hyperlink"/>
                <w:noProof/>
              </w:rPr>
              <w:t>4</w:t>
            </w:r>
            <w:r w:rsidR="00045320">
              <w:rPr>
                <w:rFonts w:eastAsiaTheme="minorEastAsia"/>
                <w:noProof/>
                <w:sz w:val="22"/>
                <w:szCs w:val="22"/>
                <w:lang w:val="en-IE" w:eastAsia="en-IE"/>
              </w:rPr>
              <w:tab/>
            </w:r>
            <w:r w:rsidR="00045320" w:rsidRPr="00C05EA3">
              <w:rPr>
                <w:rStyle w:val="Hyperlink"/>
                <w:noProof/>
              </w:rPr>
              <w:t>Web application Design</w:t>
            </w:r>
            <w:r w:rsidR="00045320">
              <w:rPr>
                <w:noProof/>
                <w:webHidden/>
              </w:rPr>
              <w:tab/>
            </w:r>
            <w:r w:rsidR="00045320">
              <w:rPr>
                <w:noProof/>
                <w:webHidden/>
              </w:rPr>
              <w:fldChar w:fldCharType="begin"/>
            </w:r>
            <w:r w:rsidR="00045320">
              <w:rPr>
                <w:noProof/>
                <w:webHidden/>
              </w:rPr>
              <w:instrText xml:space="preserve"> PAGEREF _Toc100676442 \h </w:instrText>
            </w:r>
            <w:r w:rsidR="00045320">
              <w:rPr>
                <w:noProof/>
                <w:webHidden/>
              </w:rPr>
            </w:r>
            <w:r w:rsidR="00045320">
              <w:rPr>
                <w:noProof/>
                <w:webHidden/>
              </w:rPr>
              <w:fldChar w:fldCharType="separate"/>
            </w:r>
            <w:r w:rsidR="00045320">
              <w:rPr>
                <w:noProof/>
                <w:webHidden/>
              </w:rPr>
              <w:t>15</w:t>
            </w:r>
            <w:r w:rsidR="00045320">
              <w:rPr>
                <w:noProof/>
                <w:webHidden/>
              </w:rPr>
              <w:fldChar w:fldCharType="end"/>
            </w:r>
          </w:hyperlink>
        </w:p>
        <w:p w14:paraId="36E051B3" w14:textId="1F82DB01" w:rsidR="00045320" w:rsidRDefault="00194717">
          <w:pPr>
            <w:pStyle w:val="TOC2"/>
            <w:tabs>
              <w:tab w:val="left" w:pos="880"/>
              <w:tab w:val="right" w:pos="9016"/>
            </w:tabs>
            <w:rPr>
              <w:rFonts w:eastAsiaTheme="minorEastAsia"/>
              <w:noProof/>
              <w:sz w:val="22"/>
              <w:szCs w:val="22"/>
              <w:lang w:val="en-IE" w:eastAsia="en-IE"/>
            </w:rPr>
          </w:pPr>
          <w:hyperlink w:anchor="_Toc100676443" w:history="1">
            <w:r w:rsidR="00045320" w:rsidRPr="00C05EA3">
              <w:rPr>
                <w:rStyle w:val="Hyperlink"/>
                <w:noProof/>
                <w14:scene3d>
                  <w14:camera w14:prst="orthographicFront"/>
                  <w14:lightRig w14:rig="threePt" w14:dir="t">
                    <w14:rot w14:lat="0" w14:lon="0" w14:rev="0"/>
                  </w14:lightRig>
                </w14:scene3d>
              </w:rPr>
              <w:t>4.1</w:t>
            </w:r>
            <w:r w:rsidR="00045320">
              <w:rPr>
                <w:rFonts w:eastAsiaTheme="minorEastAsia"/>
                <w:noProof/>
                <w:sz w:val="22"/>
                <w:szCs w:val="22"/>
                <w:lang w:val="en-IE" w:eastAsia="en-IE"/>
              </w:rPr>
              <w:tab/>
            </w:r>
            <w:r w:rsidR="00045320" w:rsidRPr="00C05EA3">
              <w:rPr>
                <w:rStyle w:val="Hyperlink"/>
                <w:noProof/>
              </w:rPr>
              <w:t>Layout</w:t>
            </w:r>
            <w:r w:rsidR="00045320">
              <w:rPr>
                <w:noProof/>
                <w:webHidden/>
              </w:rPr>
              <w:tab/>
            </w:r>
            <w:r w:rsidR="00045320">
              <w:rPr>
                <w:noProof/>
                <w:webHidden/>
              </w:rPr>
              <w:fldChar w:fldCharType="begin"/>
            </w:r>
            <w:r w:rsidR="00045320">
              <w:rPr>
                <w:noProof/>
                <w:webHidden/>
              </w:rPr>
              <w:instrText xml:space="preserve"> PAGEREF _Toc100676443 \h </w:instrText>
            </w:r>
            <w:r w:rsidR="00045320">
              <w:rPr>
                <w:noProof/>
                <w:webHidden/>
              </w:rPr>
            </w:r>
            <w:r w:rsidR="00045320">
              <w:rPr>
                <w:noProof/>
                <w:webHidden/>
              </w:rPr>
              <w:fldChar w:fldCharType="separate"/>
            </w:r>
            <w:r w:rsidR="00045320">
              <w:rPr>
                <w:noProof/>
                <w:webHidden/>
              </w:rPr>
              <w:t>15</w:t>
            </w:r>
            <w:r w:rsidR="00045320">
              <w:rPr>
                <w:noProof/>
                <w:webHidden/>
              </w:rPr>
              <w:fldChar w:fldCharType="end"/>
            </w:r>
          </w:hyperlink>
        </w:p>
        <w:p w14:paraId="56AB15E5" w14:textId="71C5ACAC" w:rsidR="00045320" w:rsidRDefault="00194717">
          <w:pPr>
            <w:pStyle w:val="TOC2"/>
            <w:tabs>
              <w:tab w:val="left" w:pos="880"/>
              <w:tab w:val="right" w:pos="9016"/>
            </w:tabs>
            <w:rPr>
              <w:rFonts w:eastAsiaTheme="minorEastAsia"/>
              <w:noProof/>
              <w:sz w:val="22"/>
              <w:szCs w:val="22"/>
              <w:lang w:val="en-IE" w:eastAsia="en-IE"/>
            </w:rPr>
          </w:pPr>
          <w:hyperlink w:anchor="_Toc100676444" w:history="1">
            <w:r w:rsidR="00045320" w:rsidRPr="00C05EA3">
              <w:rPr>
                <w:rStyle w:val="Hyperlink"/>
                <w:noProof/>
                <w14:scene3d>
                  <w14:camera w14:prst="orthographicFront"/>
                  <w14:lightRig w14:rig="threePt" w14:dir="t">
                    <w14:rot w14:lat="0" w14:lon="0" w14:rev="0"/>
                  </w14:lightRig>
                </w14:scene3d>
              </w:rPr>
              <w:t>4.2</w:t>
            </w:r>
            <w:r w:rsidR="00045320">
              <w:rPr>
                <w:rFonts w:eastAsiaTheme="minorEastAsia"/>
                <w:noProof/>
                <w:sz w:val="22"/>
                <w:szCs w:val="22"/>
                <w:lang w:val="en-IE" w:eastAsia="en-IE"/>
              </w:rPr>
              <w:tab/>
            </w:r>
            <w:r w:rsidR="00045320" w:rsidRPr="00C05EA3">
              <w:rPr>
                <w:rStyle w:val="Hyperlink"/>
                <w:noProof/>
              </w:rPr>
              <w:t>Interaction</w:t>
            </w:r>
            <w:r w:rsidR="00045320">
              <w:rPr>
                <w:noProof/>
                <w:webHidden/>
              </w:rPr>
              <w:tab/>
            </w:r>
            <w:r w:rsidR="00045320">
              <w:rPr>
                <w:noProof/>
                <w:webHidden/>
              </w:rPr>
              <w:fldChar w:fldCharType="begin"/>
            </w:r>
            <w:r w:rsidR="00045320">
              <w:rPr>
                <w:noProof/>
                <w:webHidden/>
              </w:rPr>
              <w:instrText xml:space="preserve"> PAGEREF _Toc100676444 \h </w:instrText>
            </w:r>
            <w:r w:rsidR="00045320">
              <w:rPr>
                <w:noProof/>
                <w:webHidden/>
              </w:rPr>
            </w:r>
            <w:r w:rsidR="00045320">
              <w:rPr>
                <w:noProof/>
                <w:webHidden/>
              </w:rPr>
              <w:fldChar w:fldCharType="separate"/>
            </w:r>
            <w:r w:rsidR="00045320">
              <w:rPr>
                <w:noProof/>
                <w:webHidden/>
              </w:rPr>
              <w:t>15</w:t>
            </w:r>
            <w:r w:rsidR="00045320">
              <w:rPr>
                <w:noProof/>
                <w:webHidden/>
              </w:rPr>
              <w:fldChar w:fldCharType="end"/>
            </w:r>
          </w:hyperlink>
        </w:p>
        <w:p w14:paraId="7C73D22C" w14:textId="7FC851C2" w:rsidR="00045320" w:rsidRDefault="00194717">
          <w:pPr>
            <w:pStyle w:val="TOC2"/>
            <w:tabs>
              <w:tab w:val="left" w:pos="880"/>
              <w:tab w:val="right" w:pos="9016"/>
            </w:tabs>
            <w:rPr>
              <w:rFonts w:eastAsiaTheme="minorEastAsia"/>
              <w:noProof/>
              <w:sz w:val="22"/>
              <w:szCs w:val="22"/>
              <w:lang w:val="en-IE" w:eastAsia="en-IE"/>
            </w:rPr>
          </w:pPr>
          <w:hyperlink w:anchor="_Toc100676445" w:history="1">
            <w:r w:rsidR="00045320" w:rsidRPr="00C05EA3">
              <w:rPr>
                <w:rStyle w:val="Hyperlink"/>
                <w:noProof/>
                <w14:scene3d>
                  <w14:camera w14:prst="orthographicFront"/>
                  <w14:lightRig w14:rig="threePt" w14:dir="t">
                    <w14:rot w14:lat="0" w14:lon="0" w14:rev="0"/>
                  </w14:lightRig>
                </w14:scene3d>
              </w:rPr>
              <w:t>4.3</w:t>
            </w:r>
            <w:r w:rsidR="00045320">
              <w:rPr>
                <w:rFonts w:eastAsiaTheme="minorEastAsia"/>
                <w:noProof/>
                <w:sz w:val="22"/>
                <w:szCs w:val="22"/>
                <w:lang w:val="en-IE" w:eastAsia="en-IE"/>
              </w:rPr>
              <w:tab/>
            </w:r>
            <w:r w:rsidR="00045320" w:rsidRPr="00C05EA3">
              <w:rPr>
                <w:rStyle w:val="Hyperlink"/>
                <w:noProof/>
              </w:rPr>
              <w:t>Colour schemes</w:t>
            </w:r>
            <w:r w:rsidR="00045320">
              <w:rPr>
                <w:noProof/>
                <w:webHidden/>
              </w:rPr>
              <w:tab/>
            </w:r>
            <w:r w:rsidR="00045320">
              <w:rPr>
                <w:noProof/>
                <w:webHidden/>
              </w:rPr>
              <w:fldChar w:fldCharType="begin"/>
            </w:r>
            <w:r w:rsidR="00045320">
              <w:rPr>
                <w:noProof/>
                <w:webHidden/>
              </w:rPr>
              <w:instrText xml:space="preserve"> PAGEREF _Toc100676445 \h </w:instrText>
            </w:r>
            <w:r w:rsidR="00045320">
              <w:rPr>
                <w:noProof/>
                <w:webHidden/>
              </w:rPr>
            </w:r>
            <w:r w:rsidR="00045320">
              <w:rPr>
                <w:noProof/>
                <w:webHidden/>
              </w:rPr>
              <w:fldChar w:fldCharType="separate"/>
            </w:r>
            <w:r w:rsidR="00045320">
              <w:rPr>
                <w:noProof/>
                <w:webHidden/>
              </w:rPr>
              <w:t>15</w:t>
            </w:r>
            <w:r w:rsidR="00045320">
              <w:rPr>
                <w:noProof/>
                <w:webHidden/>
              </w:rPr>
              <w:fldChar w:fldCharType="end"/>
            </w:r>
          </w:hyperlink>
        </w:p>
        <w:p w14:paraId="0252D5FA" w14:textId="295D9967" w:rsidR="00045320" w:rsidRDefault="00194717">
          <w:pPr>
            <w:pStyle w:val="TOC2"/>
            <w:tabs>
              <w:tab w:val="left" w:pos="880"/>
              <w:tab w:val="right" w:pos="9016"/>
            </w:tabs>
            <w:rPr>
              <w:rFonts w:eastAsiaTheme="minorEastAsia"/>
              <w:noProof/>
              <w:sz w:val="22"/>
              <w:szCs w:val="22"/>
              <w:lang w:val="en-IE" w:eastAsia="en-IE"/>
            </w:rPr>
          </w:pPr>
          <w:hyperlink w:anchor="_Toc100676446" w:history="1">
            <w:r w:rsidR="00045320" w:rsidRPr="00C05EA3">
              <w:rPr>
                <w:rStyle w:val="Hyperlink"/>
                <w:noProof/>
                <w14:scene3d>
                  <w14:camera w14:prst="orthographicFront"/>
                  <w14:lightRig w14:rig="threePt" w14:dir="t">
                    <w14:rot w14:lat="0" w14:lon="0" w14:rev="0"/>
                  </w14:lightRig>
                </w14:scene3d>
              </w:rPr>
              <w:t>4.4</w:t>
            </w:r>
            <w:r w:rsidR="00045320">
              <w:rPr>
                <w:rFonts w:eastAsiaTheme="minorEastAsia"/>
                <w:noProof/>
                <w:sz w:val="22"/>
                <w:szCs w:val="22"/>
                <w:lang w:val="en-IE" w:eastAsia="en-IE"/>
              </w:rPr>
              <w:tab/>
            </w:r>
            <w:r w:rsidR="00045320" w:rsidRPr="00C05EA3">
              <w:rPr>
                <w:rStyle w:val="Hyperlink"/>
                <w:noProof/>
              </w:rPr>
              <w:t>Font choices</w:t>
            </w:r>
            <w:r w:rsidR="00045320">
              <w:rPr>
                <w:noProof/>
                <w:webHidden/>
              </w:rPr>
              <w:tab/>
            </w:r>
            <w:r w:rsidR="00045320">
              <w:rPr>
                <w:noProof/>
                <w:webHidden/>
              </w:rPr>
              <w:fldChar w:fldCharType="begin"/>
            </w:r>
            <w:r w:rsidR="00045320">
              <w:rPr>
                <w:noProof/>
                <w:webHidden/>
              </w:rPr>
              <w:instrText xml:space="preserve"> PAGEREF _Toc100676446 \h </w:instrText>
            </w:r>
            <w:r w:rsidR="00045320">
              <w:rPr>
                <w:noProof/>
                <w:webHidden/>
              </w:rPr>
            </w:r>
            <w:r w:rsidR="00045320">
              <w:rPr>
                <w:noProof/>
                <w:webHidden/>
              </w:rPr>
              <w:fldChar w:fldCharType="separate"/>
            </w:r>
            <w:r w:rsidR="00045320">
              <w:rPr>
                <w:noProof/>
                <w:webHidden/>
              </w:rPr>
              <w:t>15</w:t>
            </w:r>
            <w:r w:rsidR="00045320">
              <w:rPr>
                <w:noProof/>
                <w:webHidden/>
              </w:rPr>
              <w:fldChar w:fldCharType="end"/>
            </w:r>
          </w:hyperlink>
        </w:p>
        <w:p w14:paraId="3EE79231" w14:textId="0B7298E2" w:rsidR="00045320" w:rsidRDefault="00194717">
          <w:pPr>
            <w:pStyle w:val="TOC2"/>
            <w:tabs>
              <w:tab w:val="left" w:pos="880"/>
              <w:tab w:val="right" w:pos="9016"/>
            </w:tabs>
            <w:rPr>
              <w:rFonts w:eastAsiaTheme="minorEastAsia"/>
              <w:noProof/>
              <w:sz w:val="22"/>
              <w:szCs w:val="22"/>
              <w:lang w:val="en-IE" w:eastAsia="en-IE"/>
            </w:rPr>
          </w:pPr>
          <w:hyperlink w:anchor="_Toc100676447" w:history="1">
            <w:r w:rsidR="00045320" w:rsidRPr="00C05EA3">
              <w:rPr>
                <w:rStyle w:val="Hyperlink"/>
                <w:noProof/>
                <w14:scene3d>
                  <w14:camera w14:prst="orthographicFront"/>
                  <w14:lightRig w14:rig="threePt" w14:dir="t">
                    <w14:rot w14:lat="0" w14:lon="0" w14:rev="0"/>
                  </w14:lightRig>
                </w14:scene3d>
              </w:rPr>
              <w:t>4.5</w:t>
            </w:r>
            <w:r w:rsidR="00045320">
              <w:rPr>
                <w:rFonts w:eastAsiaTheme="minorEastAsia"/>
                <w:noProof/>
                <w:sz w:val="22"/>
                <w:szCs w:val="22"/>
                <w:lang w:val="en-IE" w:eastAsia="en-IE"/>
              </w:rPr>
              <w:tab/>
            </w:r>
            <w:r w:rsidR="00045320" w:rsidRPr="00C05EA3">
              <w:rPr>
                <w:rStyle w:val="Hyperlink"/>
                <w:noProof/>
              </w:rPr>
              <w:t>Wireframes</w:t>
            </w:r>
            <w:r w:rsidR="00045320">
              <w:rPr>
                <w:noProof/>
                <w:webHidden/>
              </w:rPr>
              <w:tab/>
            </w:r>
            <w:r w:rsidR="00045320">
              <w:rPr>
                <w:noProof/>
                <w:webHidden/>
              </w:rPr>
              <w:fldChar w:fldCharType="begin"/>
            </w:r>
            <w:r w:rsidR="00045320">
              <w:rPr>
                <w:noProof/>
                <w:webHidden/>
              </w:rPr>
              <w:instrText xml:space="preserve"> PAGEREF _Toc100676447 \h </w:instrText>
            </w:r>
            <w:r w:rsidR="00045320">
              <w:rPr>
                <w:noProof/>
                <w:webHidden/>
              </w:rPr>
            </w:r>
            <w:r w:rsidR="00045320">
              <w:rPr>
                <w:noProof/>
                <w:webHidden/>
              </w:rPr>
              <w:fldChar w:fldCharType="separate"/>
            </w:r>
            <w:r w:rsidR="00045320">
              <w:rPr>
                <w:noProof/>
                <w:webHidden/>
              </w:rPr>
              <w:t>16</w:t>
            </w:r>
            <w:r w:rsidR="00045320">
              <w:rPr>
                <w:noProof/>
                <w:webHidden/>
              </w:rPr>
              <w:fldChar w:fldCharType="end"/>
            </w:r>
          </w:hyperlink>
        </w:p>
        <w:p w14:paraId="54E02862" w14:textId="65ED8436" w:rsidR="00045320" w:rsidRDefault="00194717">
          <w:pPr>
            <w:pStyle w:val="TOC1"/>
            <w:tabs>
              <w:tab w:val="left" w:pos="440"/>
              <w:tab w:val="right" w:pos="9016"/>
            </w:tabs>
            <w:rPr>
              <w:rFonts w:eastAsiaTheme="minorEastAsia"/>
              <w:noProof/>
              <w:sz w:val="22"/>
              <w:szCs w:val="22"/>
              <w:lang w:val="en-IE" w:eastAsia="en-IE"/>
            </w:rPr>
          </w:pPr>
          <w:hyperlink w:anchor="_Toc100676448" w:history="1">
            <w:r w:rsidR="00045320" w:rsidRPr="00C05EA3">
              <w:rPr>
                <w:rStyle w:val="Hyperlink"/>
                <w:noProof/>
              </w:rPr>
              <w:t>5</w:t>
            </w:r>
            <w:r w:rsidR="00045320">
              <w:rPr>
                <w:rFonts w:eastAsiaTheme="minorEastAsia"/>
                <w:noProof/>
                <w:sz w:val="22"/>
                <w:szCs w:val="22"/>
                <w:lang w:val="en-IE" w:eastAsia="en-IE"/>
              </w:rPr>
              <w:tab/>
            </w:r>
            <w:r w:rsidR="00045320" w:rsidRPr="00C05EA3">
              <w:rPr>
                <w:rStyle w:val="Hyperlink"/>
                <w:noProof/>
              </w:rPr>
              <w:t>Database Design</w:t>
            </w:r>
            <w:r w:rsidR="00045320">
              <w:rPr>
                <w:noProof/>
                <w:webHidden/>
              </w:rPr>
              <w:tab/>
            </w:r>
            <w:r w:rsidR="00045320">
              <w:rPr>
                <w:noProof/>
                <w:webHidden/>
              </w:rPr>
              <w:fldChar w:fldCharType="begin"/>
            </w:r>
            <w:r w:rsidR="00045320">
              <w:rPr>
                <w:noProof/>
                <w:webHidden/>
              </w:rPr>
              <w:instrText xml:space="preserve"> PAGEREF _Toc100676448 \h </w:instrText>
            </w:r>
            <w:r w:rsidR="00045320">
              <w:rPr>
                <w:noProof/>
                <w:webHidden/>
              </w:rPr>
            </w:r>
            <w:r w:rsidR="00045320">
              <w:rPr>
                <w:noProof/>
                <w:webHidden/>
              </w:rPr>
              <w:fldChar w:fldCharType="separate"/>
            </w:r>
            <w:r w:rsidR="00045320">
              <w:rPr>
                <w:noProof/>
                <w:webHidden/>
              </w:rPr>
              <w:t>20</w:t>
            </w:r>
            <w:r w:rsidR="00045320">
              <w:rPr>
                <w:noProof/>
                <w:webHidden/>
              </w:rPr>
              <w:fldChar w:fldCharType="end"/>
            </w:r>
          </w:hyperlink>
        </w:p>
        <w:p w14:paraId="367A2C7E" w14:textId="6BFA21A9" w:rsidR="00045320" w:rsidRDefault="00194717">
          <w:pPr>
            <w:pStyle w:val="TOC2"/>
            <w:tabs>
              <w:tab w:val="left" w:pos="880"/>
              <w:tab w:val="right" w:pos="9016"/>
            </w:tabs>
            <w:rPr>
              <w:rFonts w:eastAsiaTheme="minorEastAsia"/>
              <w:noProof/>
              <w:sz w:val="22"/>
              <w:szCs w:val="22"/>
              <w:lang w:val="en-IE" w:eastAsia="en-IE"/>
            </w:rPr>
          </w:pPr>
          <w:hyperlink w:anchor="_Toc100676449" w:history="1">
            <w:r w:rsidR="00045320" w:rsidRPr="00C05EA3">
              <w:rPr>
                <w:rStyle w:val="Hyperlink"/>
                <w:noProof/>
                <w14:scene3d>
                  <w14:camera w14:prst="orthographicFront"/>
                  <w14:lightRig w14:rig="threePt" w14:dir="t">
                    <w14:rot w14:lat="0" w14:lon="0" w14:rev="0"/>
                  </w14:lightRig>
                </w14:scene3d>
              </w:rPr>
              <w:t>5.1</w:t>
            </w:r>
            <w:r w:rsidR="00045320">
              <w:rPr>
                <w:rFonts w:eastAsiaTheme="minorEastAsia"/>
                <w:noProof/>
                <w:sz w:val="22"/>
                <w:szCs w:val="22"/>
                <w:lang w:val="en-IE" w:eastAsia="en-IE"/>
              </w:rPr>
              <w:tab/>
            </w:r>
            <w:r w:rsidR="00045320" w:rsidRPr="00C05EA3">
              <w:rPr>
                <w:rStyle w:val="Hyperlink"/>
                <w:noProof/>
              </w:rPr>
              <w:t>Description</w:t>
            </w:r>
            <w:r w:rsidR="00045320">
              <w:rPr>
                <w:noProof/>
                <w:webHidden/>
              </w:rPr>
              <w:tab/>
            </w:r>
            <w:r w:rsidR="00045320">
              <w:rPr>
                <w:noProof/>
                <w:webHidden/>
              </w:rPr>
              <w:fldChar w:fldCharType="begin"/>
            </w:r>
            <w:r w:rsidR="00045320">
              <w:rPr>
                <w:noProof/>
                <w:webHidden/>
              </w:rPr>
              <w:instrText xml:space="preserve"> PAGEREF _Toc100676449 \h </w:instrText>
            </w:r>
            <w:r w:rsidR="00045320">
              <w:rPr>
                <w:noProof/>
                <w:webHidden/>
              </w:rPr>
            </w:r>
            <w:r w:rsidR="00045320">
              <w:rPr>
                <w:noProof/>
                <w:webHidden/>
              </w:rPr>
              <w:fldChar w:fldCharType="separate"/>
            </w:r>
            <w:r w:rsidR="00045320">
              <w:rPr>
                <w:noProof/>
                <w:webHidden/>
              </w:rPr>
              <w:t>20</w:t>
            </w:r>
            <w:r w:rsidR="00045320">
              <w:rPr>
                <w:noProof/>
                <w:webHidden/>
              </w:rPr>
              <w:fldChar w:fldCharType="end"/>
            </w:r>
          </w:hyperlink>
        </w:p>
        <w:p w14:paraId="08099F0A" w14:textId="1FAA7527" w:rsidR="00045320" w:rsidRDefault="00194717">
          <w:pPr>
            <w:pStyle w:val="TOC2"/>
            <w:tabs>
              <w:tab w:val="left" w:pos="880"/>
              <w:tab w:val="right" w:pos="9016"/>
            </w:tabs>
            <w:rPr>
              <w:rFonts w:eastAsiaTheme="minorEastAsia"/>
              <w:noProof/>
              <w:sz w:val="22"/>
              <w:szCs w:val="22"/>
              <w:lang w:val="en-IE" w:eastAsia="en-IE"/>
            </w:rPr>
          </w:pPr>
          <w:hyperlink w:anchor="_Toc100676450" w:history="1">
            <w:r w:rsidR="00045320" w:rsidRPr="00C05EA3">
              <w:rPr>
                <w:rStyle w:val="Hyperlink"/>
                <w:noProof/>
                <w14:scene3d>
                  <w14:camera w14:prst="orthographicFront"/>
                  <w14:lightRig w14:rig="threePt" w14:dir="t">
                    <w14:rot w14:lat="0" w14:lon="0" w14:rev="0"/>
                  </w14:lightRig>
                </w14:scene3d>
              </w:rPr>
              <w:t>5.2</w:t>
            </w:r>
            <w:r w:rsidR="00045320">
              <w:rPr>
                <w:rFonts w:eastAsiaTheme="minorEastAsia"/>
                <w:noProof/>
                <w:sz w:val="22"/>
                <w:szCs w:val="22"/>
                <w:lang w:val="en-IE" w:eastAsia="en-IE"/>
              </w:rPr>
              <w:tab/>
            </w:r>
            <w:r w:rsidR="00045320" w:rsidRPr="00C05EA3">
              <w:rPr>
                <w:rStyle w:val="Hyperlink"/>
                <w:noProof/>
              </w:rPr>
              <w:t>Business Reporting Requirements</w:t>
            </w:r>
            <w:r w:rsidR="00045320">
              <w:rPr>
                <w:noProof/>
                <w:webHidden/>
              </w:rPr>
              <w:tab/>
            </w:r>
            <w:r w:rsidR="00045320">
              <w:rPr>
                <w:noProof/>
                <w:webHidden/>
              </w:rPr>
              <w:fldChar w:fldCharType="begin"/>
            </w:r>
            <w:r w:rsidR="00045320">
              <w:rPr>
                <w:noProof/>
                <w:webHidden/>
              </w:rPr>
              <w:instrText xml:space="preserve"> PAGEREF _Toc100676450 \h </w:instrText>
            </w:r>
            <w:r w:rsidR="00045320">
              <w:rPr>
                <w:noProof/>
                <w:webHidden/>
              </w:rPr>
            </w:r>
            <w:r w:rsidR="00045320">
              <w:rPr>
                <w:noProof/>
                <w:webHidden/>
              </w:rPr>
              <w:fldChar w:fldCharType="separate"/>
            </w:r>
            <w:r w:rsidR="00045320">
              <w:rPr>
                <w:noProof/>
                <w:webHidden/>
              </w:rPr>
              <w:t>20</w:t>
            </w:r>
            <w:r w:rsidR="00045320">
              <w:rPr>
                <w:noProof/>
                <w:webHidden/>
              </w:rPr>
              <w:fldChar w:fldCharType="end"/>
            </w:r>
          </w:hyperlink>
        </w:p>
        <w:p w14:paraId="7426FE1F" w14:textId="401009E0" w:rsidR="00045320" w:rsidRDefault="00194717">
          <w:pPr>
            <w:pStyle w:val="TOC2"/>
            <w:tabs>
              <w:tab w:val="left" w:pos="880"/>
              <w:tab w:val="right" w:pos="9016"/>
            </w:tabs>
            <w:rPr>
              <w:rFonts w:eastAsiaTheme="minorEastAsia"/>
              <w:noProof/>
              <w:sz w:val="22"/>
              <w:szCs w:val="22"/>
              <w:lang w:val="en-IE" w:eastAsia="en-IE"/>
            </w:rPr>
          </w:pPr>
          <w:hyperlink w:anchor="_Toc100676451" w:history="1">
            <w:r w:rsidR="00045320" w:rsidRPr="00C05EA3">
              <w:rPr>
                <w:rStyle w:val="Hyperlink"/>
                <w:rFonts w:eastAsia="Calibri"/>
                <w:noProof/>
                <w14:scene3d>
                  <w14:camera w14:prst="orthographicFront"/>
                  <w14:lightRig w14:rig="threePt" w14:dir="t">
                    <w14:rot w14:lat="0" w14:lon="0" w14:rev="0"/>
                  </w14:lightRig>
                </w14:scene3d>
              </w:rPr>
              <w:t>5.3</w:t>
            </w:r>
            <w:r w:rsidR="00045320">
              <w:rPr>
                <w:rFonts w:eastAsiaTheme="minorEastAsia"/>
                <w:noProof/>
                <w:sz w:val="22"/>
                <w:szCs w:val="22"/>
                <w:lang w:val="en-IE" w:eastAsia="en-IE"/>
              </w:rPr>
              <w:tab/>
            </w:r>
            <w:r w:rsidR="00045320" w:rsidRPr="00C05EA3">
              <w:rPr>
                <w:rStyle w:val="Hyperlink"/>
                <w:rFonts w:eastAsia="Calibri"/>
                <w:noProof/>
              </w:rPr>
              <w:t>Textual Representation of Dataset</w:t>
            </w:r>
            <w:r w:rsidR="00045320">
              <w:rPr>
                <w:noProof/>
                <w:webHidden/>
              </w:rPr>
              <w:tab/>
            </w:r>
            <w:r w:rsidR="00045320">
              <w:rPr>
                <w:noProof/>
                <w:webHidden/>
              </w:rPr>
              <w:fldChar w:fldCharType="begin"/>
            </w:r>
            <w:r w:rsidR="00045320">
              <w:rPr>
                <w:noProof/>
                <w:webHidden/>
              </w:rPr>
              <w:instrText xml:space="preserve"> PAGEREF _Toc100676451 \h </w:instrText>
            </w:r>
            <w:r w:rsidR="00045320">
              <w:rPr>
                <w:noProof/>
                <w:webHidden/>
              </w:rPr>
            </w:r>
            <w:r w:rsidR="00045320">
              <w:rPr>
                <w:noProof/>
                <w:webHidden/>
              </w:rPr>
              <w:fldChar w:fldCharType="separate"/>
            </w:r>
            <w:r w:rsidR="00045320">
              <w:rPr>
                <w:noProof/>
                <w:webHidden/>
              </w:rPr>
              <w:t>20</w:t>
            </w:r>
            <w:r w:rsidR="00045320">
              <w:rPr>
                <w:noProof/>
                <w:webHidden/>
              </w:rPr>
              <w:fldChar w:fldCharType="end"/>
            </w:r>
          </w:hyperlink>
        </w:p>
        <w:p w14:paraId="16EFF402" w14:textId="6D2237EA" w:rsidR="00045320" w:rsidRDefault="00194717">
          <w:pPr>
            <w:pStyle w:val="TOC2"/>
            <w:tabs>
              <w:tab w:val="left" w:pos="880"/>
              <w:tab w:val="right" w:pos="9016"/>
            </w:tabs>
            <w:rPr>
              <w:rFonts w:eastAsiaTheme="minorEastAsia"/>
              <w:noProof/>
              <w:sz w:val="22"/>
              <w:szCs w:val="22"/>
              <w:lang w:val="en-IE" w:eastAsia="en-IE"/>
            </w:rPr>
          </w:pPr>
          <w:hyperlink w:anchor="_Toc100676452" w:history="1">
            <w:r w:rsidR="00045320" w:rsidRPr="00C05EA3">
              <w:rPr>
                <w:rStyle w:val="Hyperlink"/>
                <w:noProof/>
                <w14:scene3d>
                  <w14:camera w14:prst="orthographicFront"/>
                  <w14:lightRig w14:rig="threePt" w14:dir="t">
                    <w14:rot w14:lat="0" w14:lon="0" w14:rev="0"/>
                  </w14:lightRig>
                </w14:scene3d>
              </w:rPr>
              <w:t>5.4</w:t>
            </w:r>
            <w:r w:rsidR="00045320">
              <w:rPr>
                <w:rFonts w:eastAsiaTheme="minorEastAsia"/>
                <w:noProof/>
                <w:sz w:val="22"/>
                <w:szCs w:val="22"/>
                <w:lang w:val="en-IE" w:eastAsia="en-IE"/>
              </w:rPr>
              <w:tab/>
            </w:r>
            <w:r w:rsidR="00045320" w:rsidRPr="00C05EA3">
              <w:rPr>
                <w:rStyle w:val="Hyperlink"/>
                <w:rFonts w:eastAsia="Calibri"/>
                <w:noProof/>
              </w:rPr>
              <w:t>Business Rules</w:t>
            </w:r>
            <w:r w:rsidR="00045320">
              <w:rPr>
                <w:noProof/>
                <w:webHidden/>
              </w:rPr>
              <w:tab/>
            </w:r>
            <w:r w:rsidR="00045320">
              <w:rPr>
                <w:noProof/>
                <w:webHidden/>
              </w:rPr>
              <w:fldChar w:fldCharType="begin"/>
            </w:r>
            <w:r w:rsidR="00045320">
              <w:rPr>
                <w:noProof/>
                <w:webHidden/>
              </w:rPr>
              <w:instrText xml:space="preserve"> PAGEREF _Toc100676452 \h </w:instrText>
            </w:r>
            <w:r w:rsidR="00045320">
              <w:rPr>
                <w:noProof/>
                <w:webHidden/>
              </w:rPr>
            </w:r>
            <w:r w:rsidR="00045320">
              <w:rPr>
                <w:noProof/>
                <w:webHidden/>
              </w:rPr>
              <w:fldChar w:fldCharType="separate"/>
            </w:r>
            <w:r w:rsidR="00045320">
              <w:rPr>
                <w:noProof/>
                <w:webHidden/>
              </w:rPr>
              <w:t>21</w:t>
            </w:r>
            <w:r w:rsidR="00045320">
              <w:rPr>
                <w:noProof/>
                <w:webHidden/>
              </w:rPr>
              <w:fldChar w:fldCharType="end"/>
            </w:r>
          </w:hyperlink>
        </w:p>
        <w:p w14:paraId="0E70B73D" w14:textId="7377F2D7" w:rsidR="00045320" w:rsidRDefault="00194717">
          <w:pPr>
            <w:pStyle w:val="TOC2"/>
            <w:tabs>
              <w:tab w:val="left" w:pos="880"/>
              <w:tab w:val="right" w:pos="9016"/>
            </w:tabs>
            <w:rPr>
              <w:rFonts w:eastAsiaTheme="minorEastAsia"/>
              <w:noProof/>
              <w:sz w:val="22"/>
              <w:szCs w:val="22"/>
              <w:lang w:val="en-IE" w:eastAsia="en-IE"/>
            </w:rPr>
          </w:pPr>
          <w:hyperlink w:anchor="_Toc100676453" w:history="1">
            <w:r w:rsidR="00045320" w:rsidRPr="00C05EA3">
              <w:rPr>
                <w:rStyle w:val="Hyperlink"/>
                <w:rFonts w:eastAsia="Calibri"/>
                <w:noProof/>
                <w14:scene3d>
                  <w14:camera w14:prst="orthographicFront"/>
                  <w14:lightRig w14:rig="threePt" w14:dir="t">
                    <w14:rot w14:lat="0" w14:lon="0" w14:rev="0"/>
                  </w14:lightRig>
                </w14:scene3d>
              </w:rPr>
              <w:t>5.5</w:t>
            </w:r>
            <w:r w:rsidR="00045320">
              <w:rPr>
                <w:rFonts w:eastAsiaTheme="minorEastAsia"/>
                <w:noProof/>
                <w:sz w:val="22"/>
                <w:szCs w:val="22"/>
                <w:lang w:val="en-IE" w:eastAsia="en-IE"/>
              </w:rPr>
              <w:tab/>
            </w:r>
            <w:r w:rsidR="00045320" w:rsidRPr="00C05EA3">
              <w:rPr>
                <w:rStyle w:val="Hyperlink"/>
                <w:rFonts w:eastAsia="Calibri"/>
                <w:noProof/>
              </w:rPr>
              <w:t>Entity Relationship Diagram</w:t>
            </w:r>
            <w:r w:rsidR="00045320">
              <w:rPr>
                <w:noProof/>
                <w:webHidden/>
              </w:rPr>
              <w:tab/>
            </w:r>
            <w:r w:rsidR="00045320">
              <w:rPr>
                <w:noProof/>
                <w:webHidden/>
              </w:rPr>
              <w:fldChar w:fldCharType="begin"/>
            </w:r>
            <w:r w:rsidR="00045320">
              <w:rPr>
                <w:noProof/>
                <w:webHidden/>
              </w:rPr>
              <w:instrText xml:space="preserve"> PAGEREF _Toc100676453 \h </w:instrText>
            </w:r>
            <w:r w:rsidR="00045320">
              <w:rPr>
                <w:noProof/>
                <w:webHidden/>
              </w:rPr>
            </w:r>
            <w:r w:rsidR="00045320">
              <w:rPr>
                <w:noProof/>
                <w:webHidden/>
              </w:rPr>
              <w:fldChar w:fldCharType="separate"/>
            </w:r>
            <w:r w:rsidR="00045320">
              <w:rPr>
                <w:noProof/>
                <w:webHidden/>
              </w:rPr>
              <w:t>21</w:t>
            </w:r>
            <w:r w:rsidR="00045320">
              <w:rPr>
                <w:noProof/>
                <w:webHidden/>
              </w:rPr>
              <w:fldChar w:fldCharType="end"/>
            </w:r>
          </w:hyperlink>
        </w:p>
        <w:p w14:paraId="15324FB7" w14:textId="7666627A" w:rsidR="00045320" w:rsidRDefault="00194717">
          <w:pPr>
            <w:pStyle w:val="TOC2"/>
            <w:tabs>
              <w:tab w:val="left" w:pos="880"/>
              <w:tab w:val="right" w:pos="9016"/>
            </w:tabs>
            <w:rPr>
              <w:rFonts w:eastAsiaTheme="minorEastAsia"/>
              <w:noProof/>
              <w:sz w:val="22"/>
              <w:szCs w:val="22"/>
              <w:lang w:val="en-IE" w:eastAsia="en-IE"/>
            </w:rPr>
          </w:pPr>
          <w:hyperlink w:anchor="_Toc100676454" w:history="1">
            <w:r w:rsidR="00045320" w:rsidRPr="00C05EA3">
              <w:rPr>
                <w:rStyle w:val="Hyperlink"/>
                <w:noProof/>
                <w14:scene3d>
                  <w14:camera w14:prst="orthographicFront"/>
                  <w14:lightRig w14:rig="threePt" w14:dir="t">
                    <w14:rot w14:lat="0" w14:lon="0" w14:rev="0"/>
                  </w14:lightRig>
                </w14:scene3d>
              </w:rPr>
              <w:t>5.6</w:t>
            </w:r>
            <w:r w:rsidR="00045320">
              <w:rPr>
                <w:rFonts w:eastAsiaTheme="minorEastAsia"/>
                <w:noProof/>
                <w:sz w:val="22"/>
                <w:szCs w:val="22"/>
                <w:lang w:val="en-IE" w:eastAsia="en-IE"/>
              </w:rPr>
              <w:tab/>
            </w:r>
            <w:r w:rsidR="00045320" w:rsidRPr="00C05EA3">
              <w:rPr>
                <w:rStyle w:val="Hyperlink"/>
                <w:noProof/>
              </w:rPr>
              <w:t>Tables</w:t>
            </w:r>
            <w:r w:rsidR="00045320">
              <w:rPr>
                <w:noProof/>
                <w:webHidden/>
              </w:rPr>
              <w:tab/>
            </w:r>
            <w:r w:rsidR="00045320">
              <w:rPr>
                <w:noProof/>
                <w:webHidden/>
              </w:rPr>
              <w:fldChar w:fldCharType="begin"/>
            </w:r>
            <w:r w:rsidR="00045320">
              <w:rPr>
                <w:noProof/>
                <w:webHidden/>
              </w:rPr>
              <w:instrText xml:space="preserve"> PAGEREF _Toc100676454 \h </w:instrText>
            </w:r>
            <w:r w:rsidR="00045320">
              <w:rPr>
                <w:noProof/>
                <w:webHidden/>
              </w:rPr>
            </w:r>
            <w:r w:rsidR="00045320">
              <w:rPr>
                <w:noProof/>
                <w:webHidden/>
              </w:rPr>
              <w:fldChar w:fldCharType="separate"/>
            </w:r>
            <w:r w:rsidR="00045320">
              <w:rPr>
                <w:noProof/>
                <w:webHidden/>
              </w:rPr>
              <w:t>22</w:t>
            </w:r>
            <w:r w:rsidR="00045320">
              <w:rPr>
                <w:noProof/>
                <w:webHidden/>
              </w:rPr>
              <w:fldChar w:fldCharType="end"/>
            </w:r>
          </w:hyperlink>
        </w:p>
        <w:p w14:paraId="4628EDEE" w14:textId="66CDE100" w:rsidR="00045320" w:rsidRDefault="00194717">
          <w:pPr>
            <w:pStyle w:val="TOC2"/>
            <w:tabs>
              <w:tab w:val="left" w:pos="880"/>
              <w:tab w:val="right" w:pos="9016"/>
            </w:tabs>
            <w:rPr>
              <w:rFonts w:eastAsiaTheme="minorEastAsia"/>
              <w:noProof/>
              <w:sz w:val="22"/>
              <w:szCs w:val="22"/>
              <w:lang w:val="en-IE" w:eastAsia="en-IE"/>
            </w:rPr>
          </w:pPr>
          <w:hyperlink w:anchor="_Toc100676455" w:history="1">
            <w:r w:rsidR="00045320" w:rsidRPr="00C05EA3">
              <w:rPr>
                <w:rStyle w:val="Hyperlink"/>
                <w:rFonts w:eastAsia="Calibri"/>
                <w:noProof/>
                <w14:scene3d>
                  <w14:camera w14:prst="orthographicFront"/>
                  <w14:lightRig w14:rig="threePt" w14:dir="t">
                    <w14:rot w14:lat="0" w14:lon="0" w14:rev="0"/>
                  </w14:lightRig>
                </w14:scene3d>
              </w:rPr>
              <w:t>5.7</w:t>
            </w:r>
            <w:r w:rsidR="00045320">
              <w:rPr>
                <w:rFonts w:eastAsiaTheme="minorEastAsia"/>
                <w:noProof/>
                <w:sz w:val="22"/>
                <w:szCs w:val="22"/>
                <w:lang w:val="en-IE" w:eastAsia="en-IE"/>
              </w:rPr>
              <w:tab/>
            </w:r>
            <w:r w:rsidR="00045320" w:rsidRPr="00C05EA3">
              <w:rPr>
                <w:rStyle w:val="Hyperlink"/>
                <w:rFonts w:eastAsia="Calibri"/>
                <w:noProof/>
              </w:rPr>
              <w:t>Database Dictionary</w:t>
            </w:r>
            <w:r w:rsidR="00045320">
              <w:rPr>
                <w:noProof/>
                <w:webHidden/>
              </w:rPr>
              <w:tab/>
            </w:r>
            <w:r w:rsidR="00045320">
              <w:rPr>
                <w:noProof/>
                <w:webHidden/>
              </w:rPr>
              <w:fldChar w:fldCharType="begin"/>
            </w:r>
            <w:r w:rsidR="00045320">
              <w:rPr>
                <w:noProof/>
                <w:webHidden/>
              </w:rPr>
              <w:instrText xml:space="preserve"> PAGEREF _Toc100676455 \h </w:instrText>
            </w:r>
            <w:r w:rsidR="00045320">
              <w:rPr>
                <w:noProof/>
                <w:webHidden/>
              </w:rPr>
            </w:r>
            <w:r w:rsidR="00045320">
              <w:rPr>
                <w:noProof/>
                <w:webHidden/>
              </w:rPr>
              <w:fldChar w:fldCharType="separate"/>
            </w:r>
            <w:r w:rsidR="00045320">
              <w:rPr>
                <w:noProof/>
                <w:webHidden/>
              </w:rPr>
              <w:t>23</w:t>
            </w:r>
            <w:r w:rsidR="00045320">
              <w:rPr>
                <w:noProof/>
                <w:webHidden/>
              </w:rPr>
              <w:fldChar w:fldCharType="end"/>
            </w:r>
          </w:hyperlink>
        </w:p>
        <w:p w14:paraId="2B3CA41F" w14:textId="7CC29326" w:rsidR="00045320" w:rsidRDefault="00194717">
          <w:pPr>
            <w:pStyle w:val="TOC1"/>
            <w:tabs>
              <w:tab w:val="left" w:pos="440"/>
              <w:tab w:val="right" w:pos="9016"/>
            </w:tabs>
            <w:rPr>
              <w:rFonts w:eastAsiaTheme="minorEastAsia"/>
              <w:noProof/>
              <w:sz w:val="22"/>
              <w:szCs w:val="22"/>
              <w:lang w:val="en-IE" w:eastAsia="en-IE"/>
            </w:rPr>
          </w:pPr>
          <w:hyperlink w:anchor="_Toc100676456" w:history="1">
            <w:r w:rsidR="00045320" w:rsidRPr="00C05EA3">
              <w:rPr>
                <w:rStyle w:val="Hyperlink"/>
                <w:noProof/>
              </w:rPr>
              <w:t>6</w:t>
            </w:r>
            <w:r w:rsidR="00045320">
              <w:rPr>
                <w:rFonts w:eastAsiaTheme="minorEastAsia"/>
                <w:noProof/>
                <w:sz w:val="22"/>
                <w:szCs w:val="22"/>
                <w:lang w:val="en-IE" w:eastAsia="en-IE"/>
              </w:rPr>
              <w:tab/>
            </w:r>
            <w:r w:rsidR="00045320" w:rsidRPr="00C05EA3">
              <w:rPr>
                <w:rStyle w:val="Hyperlink"/>
                <w:noProof/>
              </w:rPr>
              <w:t>System Design/ Architecture Overview</w:t>
            </w:r>
            <w:r w:rsidR="00045320">
              <w:rPr>
                <w:noProof/>
                <w:webHidden/>
              </w:rPr>
              <w:tab/>
            </w:r>
            <w:r w:rsidR="00045320">
              <w:rPr>
                <w:noProof/>
                <w:webHidden/>
              </w:rPr>
              <w:fldChar w:fldCharType="begin"/>
            </w:r>
            <w:r w:rsidR="00045320">
              <w:rPr>
                <w:noProof/>
                <w:webHidden/>
              </w:rPr>
              <w:instrText xml:space="preserve"> PAGEREF _Toc100676456 \h </w:instrText>
            </w:r>
            <w:r w:rsidR="00045320">
              <w:rPr>
                <w:noProof/>
                <w:webHidden/>
              </w:rPr>
            </w:r>
            <w:r w:rsidR="00045320">
              <w:rPr>
                <w:noProof/>
                <w:webHidden/>
              </w:rPr>
              <w:fldChar w:fldCharType="separate"/>
            </w:r>
            <w:r w:rsidR="00045320">
              <w:rPr>
                <w:noProof/>
                <w:webHidden/>
              </w:rPr>
              <w:t>24</w:t>
            </w:r>
            <w:r w:rsidR="00045320">
              <w:rPr>
                <w:noProof/>
                <w:webHidden/>
              </w:rPr>
              <w:fldChar w:fldCharType="end"/>
            </w:r>
          </w:hyperlink>
        </w:p>
        <w:p w14:paraId="5070F8E0" w14:textId="3F43CB61" w:rsidR="00045320" w:rsidRDefault="00194717">
          <w:pPr>
            <w:pStyle w:val="TOC2"/>
            <w:tabs>
              <w:tab w:val="left" w:pos="880"/>
              <w:tab w:val="right" w:pos="9016"/>
            </w:tabs>
            <w:rPr>
              <w:rFonts w:eastAsiaTheme="minorEastAsia"/>
              <w:noProof/>
              <w:sz w:val="22"/>
              <w:szCs w:val="22"/>
              <w:lang w:val="en-IE" w:eastAsia="en-IE"/>
            </w:rPr>
          </w:pPr>
          <w:hyperlink w:anchor="_Toc100676457" w:history="1">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Introduction</w:t>
            </w:r>
            <w:r w:rsidR="00045320">
              <w:rPr>
                <w:noProof/>
                <w:webHidden/>
              </w:rPr>
              <w:tab/>
            </w:r>
            <w:r w:rsidR="00045320">
              <w:rPr>
                <w:noProof/>
                <w:webHidden/>
              </w:rPr>
              <w:fldChar w:fldCharType="begin"/>
            </w:r>
            <w:r w:rsidR="00045320">
              <w:rPr>
                <w:noProof/>
                <w:webHidden/>
              </w:rPr>
              <w:instrText xml:space="preserve"> PAGEREF _Toc100676457 \h </w:instrText>
            </w:r>
            <w:r w:rsidR="00045320">
              <w:rPr>
                <w:noProof/>
                <w:webHidden/>
              </w:rPr>
            </w:r>
            <w:r w:rsidR="00045320">
              <w:rPr>
                <w:noProof/>
                <w:webHidden/>
              </w:rPr>
              <w:fldChar w:fldCharType="separate"/>
            </w:r>
            <w:r w:rsidR="00045320">
              <w:rPr>
                <w:noProof/>
                <w:webHidden/>
              </w:rPr>
              <w:t>24</w:t>
            </w:r>
            <w:r w:rsidR="00045320">
              <w:rPr>
                <w:noProof/>
                <w:webHidden/>
              </w:rPr>
              <w:fldChar w:fldCharType="end"/>
            </w:r>
          </w:hyperlink>
        </w:p>
        <w:p w14:paraId="19088B62" w14:textId="369E27E6" w:rsidR="00045320" w:rsidRDefault="00194717">
          <w:pPr>
            <w:pStyle w:val="TOC3"/>
            <w:rPr>
              <w:rFonts w:eastAsiaTheme="minorEastAsia"/>
              <w:noProof/>
              <w:sz w:val="22"/>
              <w:szCs w:val="22"/>
              <w:lang w:val="en-IE" w:eastAsia="en-IE"/>
            </w:rPr>
          </w:pPr>
          <w:r>
            <w:fldChar w:fldCharType="begin"/>
          </w:r>
          <w:r>
            <w:instrText xml:space="preserve"> HYPERLINK \l "_Toc100676458" </w:instrText>
          </w:r>
          <w:r>
            <w:fldChar w:fldCharType="separate"/>
          </w:r>
          <w:r w:rsidR="00045320" w:rsidRPr="00C05EA3">
            <w:rPr>
              <w:rStyle w:val="Hyperlink"/>
              <w:noProof/>
              <w:lang w:val="en-IE"/>
              <w14:scene3d>
                <w14:camera w14:prst="orthographicFront"/>
                <w14:lightRig w14:rig="threePt" w14:dir="t">
                  <w14:rot w14:lat="0" w14:lon="0" w14:rev="0"/>
                </w14:lightRig>
              </w14:scene3d>
            </w:rPr>
            <w:t>6.1.1</w:t>
          </w:r>
          <w:r w:rsidR="00045320">
            <w:rPr>
              <w:rFonts w:eastAsiaTheme="minorEastAsia"/>
              <w:noProof/>
              <w:sz w:val="22"/>
              <w:szCs w:val="22"/>
              <w:lang w:val="en-IE" w:eastAsia="en-IE"/>
            </w:rPr>
            <w:tab/>
          </w:r>
          <w:r w:rsidR="00045320" w:rsidRPr="00C05EA3">
            <w:rPr>
              <w:rStyle w:val="Hyperlink"/>
              <w:noProof/>
              <w:lang w:val="en-IE"/>
            </w:rPr>
            <w:t xml:space="preserve">What is </w:t>
          </w:r>
          <w:del w:id="4" w:author="Tariq Horan" w:date="2022-04-27T16:31:00Z">
            <w:r w:rsidR="00045320" w:rsidRPr="00C05EA3" w:rsidDel="009917FE">
              <w:rPr>
                <w:rStyle w:val="Hyperlink"/>
                <w:noProof/>
                <w:lang w:val="en-IE"/>
              </w:rPr>
              <w:delText>Laravel</w:delText>
            </w:r>
          </w:del>
          <w:ins w:id="5" w:author="Tariq Horan" w:date="2022-04-27T16:31:00Z">
            <w:r w:rsidR="009917FE">
              <w:rPr>
                <w:rStyle w:val="Hyperlink"/>
                <w:noProof/>
                <w:lang w:val="en-IE"/>
              </w:rPr>
              <w:t>Laravel</w:t>
            </w:r>
          </w:ins>
          <w:r w:rsidR="00045320">
            <w:rPr>
              <w:noProof/>
              <w:webHidden/>
            </w:rPr>
            <w:tab/>
          </w:r>
          <w:r w:rsidR="00045320">
            <w:rPr>
              <w:noProof/>
              <w:webHidden/>
            </w:rPr>
            <w:fldChar w:fldCharType="begin"/>
          </w:r>
          <w:r w:rsidR="00045320">
            <w:rPr>
              <w:noProof/>
              <w:webHidden/>
            </w:rPr>
            <w:instrText xml:space="preserve"> PAGEREF _Toc100676458 \h </w:instrText>
          </w:r>
          <w:r w:rsidR="00045320">
            <w:rPr>
              <w:noProof/>
              <w:webHidden/>
            </w:rPr>
          </w:r>
          <w:r w:rsidR="00045320">
            <w:rPr>
              <w:noProof/>
              <w:webHidden/>
            </w:rPr>
            <w:fldChar w:fldCharType="separate"/>
          </w:r>
          <w:r w:rsidR="00045320">
            <w:rPr>
              <w:noProof/>
              <w:webHidden/>
            </w:rPr>
            <w:t>24</w:t>
          </w:r>
          <w:r w:rsidR="00045320">
            <w:rPr>
              <w:noProof/>
              <w:webHidden/>
            </w:rPr>
            <w:fldChar w:fldCharType="end"/>
          </w:r>
          <w:r>
            <w:rPr>
              <w:noProof/>
            </w:rPr>
            <w:fldChar w:fldCharType="end"/>
          </w:r>
        </w:p>
        <w:p w14:paraId="77D7F88D" w14:textId="13E0DD3E" w:rsidR="00045320" w:rsidRDefault="00194717">
          <w:pPr>
            <w:pStyle w:val="TOC3"/>
            <w:rPr>
              <w:rFonts w:eastAsiaTheme="minorEastAsia"/>
              <w:noProof/>
              <w:sz w:val="22"/>
              <w:szCs w:val="22"/>
              <w:lang w:val="en-IE" w:eastAsia="en-IE"/>
            </w:rPr>
          </w:pPr>
          <w:hyperlink w:anchor="_Toc100676459" w:history="1">
            <w:r w:rsidR="00045320" w:rsidRPr="00C05EA3">
              <w:rPr>
                <w:rStyle w:val="Hyperlink"/>
                <w:noProof/>
                <w14:scene3d>
                  <w14:camera w14:prst="orthographicFront"/>
                  <w14:lightRig w14:rig="threePt" w14:dir="t">
                    <w14:rot w14:lat="0" w14:lon="0" w14:rev="0"/>
                  </w14:lightRig>
                </w14:scene3d>
              </w:rPr>
              <w:t>6.1.2</w:t>
            </w:r>
            <w:r w:rsidR="00045320">
              <w:rPr>
                <w:rFonts w:eastAsiaTheme="minorEastAsia"/>
                <w:noProof/>
                <w:sz w:val="22"/>
                <w:szCs w:val="22"/>
                <w:lang w:val="en-IE" w:eastAsia="en-IE"/>
              </w:rPr>
              <w:tab/>
            </w:r>
            <w:r w:rsidR="00045320" w:rsidRPr="00C05EA3">
              <w:rPr>
                <w:rStyle w:val="Hyperlink"/>
                <w:noProof/>
              </w:rPr>
              <w:t>What Version</w:t>
            </w:r>
            <w:r w:rsidR="00045320">
              <w:rPr>
                <w:noProof/>
                <w:webHidden/>
              </w:rPr>
              <w:tab/>
            </w:r>
            <w:r w:rsidR="00045320">
              <w:rPr>
                <w:noProof/>
                <w:webHidden/>
              </w:rPr>
              <w:fldChar w:fldCharType="begin"/>
            </w:r>
            <w:r w:rsidR="00045320">
              <w:rPr>
                <w:noProof/>
                <w:webHidden/>
              </w:rPr>
              <w:instrText xml:space="preserve"> PAGEREF _Toc100676459 \h </w:instrText>
            </w:r>
            <w:r w:rsidR="00045320">
              <w:rPr>
                <w:noProof/>
                <w:webHidden/>
              </w:rPr>
            </w:r>
            <w:r w:rsidR="00045320">
              <w:rPr>
                <w:noProof/>
                <w:webHidden/>
              </w:rPr>
              <w:fldChar w:fldCharType="separate"/>
            </w:r>
            <w:r w:rsidR="00045320">
              <w:rPr>
                <w:noProof/>
                <w:webHidden/>
              </w:rPr>
              <w:t>24</w:t>
            </w:r>
            <w:r w:rsidR="00045320">
              <w:rPr>
                <w:noProof/>
                <w:webHidden/>
              </w:rPr>
              <w:fldChar w:fldCharType="end"/>
            </w:r>
          </w:hyperlink>
        </w:p>
        <w:p w14:paraId="33674424" w14:textId="0CD19EF1" w:rsidR="00045320" w:rsidRDefault="00194717">
          <w:pPr>
            <w:pStyle w:val="TOC3"/>
            <w:rPr>
              <w:rFonts w:eastAsiaTheme="minorEastAsia"/>
              <w:noProof/>
              <w:sz w:val="22"/>
              <w:szCs w:val="22"/>
              <w:lang w:val="en-IE" w:eastAsia="en-IE"/>
            </w:rPr>
          </w:pPr>
          <w:hyperlink w:anchor="_Toc100676460" w:history="1">
            <w:r w:rsidR="00045320" w:rsidRPr="00C05EA3">
              <w:rPr>
                <w:rStyle w:val="Hyperlink"/>
                <w:noProof/>
                <w14:scene3d>
                  <w14:camera w14:prst="orthographicFront"/>
                  <w14:lightRig w14:rig="threePt" w14:dir="t">
                    <w14:rot w14:lat="0" w14:lon="0" w14:rev="0"/>
                  </w14:lightRig>
                </w14:scene3d>
              </w:rPr>
              <w:t>6.1.3</w:t>
            </w:r>
            <w:r w:rsidR="00045320">
              <w:rPr>
                <w:rFonts w:eastAsiaTheme="minorEastAsia"/>
                <w:noProof/>
                <w:sz w:val="22"/>
                <w:szCs w:val="22"/>
                <w:lang w:val="en-IE" w:eastAsia="en-IE"/>
              </w:rPr>
              <w:tab/>
            </w:r>
            <w:r w:rsidR="00045320" w:rsidRPr="00C05EA3">
              <w:rPr>
                <w:rStyle w:val="Hyperlink"/>
                <w:noProof/>
              </w:rPr>
              <w:t>Dependencies</w:t>
            </w:r>
            <w:r w:rsidR="00045320">
              <w:rPr>
                <w:noProof/>
                <w:webHidden/>
              </w:rPr>
              <w:tab/>
            </w:r>
            <w:r w:rsidR="00045320">
              <w:rPr>
                <w:noProof/>
                <w:webHidden/>
              </w:rPr>
              <w:fldChar w:fldCharType="begin"/>
            </w:r>
            <w:r w:rsidR="00045320">
              <w:rPr>
                <w:noProof/>
                <w:webHidden/>
              </w:rPr>
              <w:instrText xml:space="preserve"> PAGEREF _Toc100676460 \h </w:instrText>
            </w:r>
            <w:r w:rsidR="00045320">
              <w:rPr>
                <w:noProof/>
                <w:webHidden/>
              </w:rPr>
            </w:r>
            <w:r w:rsidR="00045320">
              <w:rPr>
                <w:noProof/>
                <w:webHidden/>
              </w:rPr>
              <w:fldChar w:fldCharType="separate"/>
            </w:r>
            <w:r w:rsidR="00045320">
              <w:rPr>
                <w:noProof/>
                <w:webHidden/>
              </w:rPr>
              <w:t>24</w:t>
            </w:r>
            <w:r w:rsidR="00045320">
              <w:rPr>
                <w:noProof/>
                <w:webHidden/>
              </w:rPr>
              <w:fldChar w:fldCharType="end"/>
            </w:r>
          </w:hyperlink>
        </w:p>
        <w:p w14:paraId="1BADE9EE" w14:textId="17550CAA" w:rsidR="00045320" w:rsidRDefault="00194717">
          <w:pPr>
            <w:pStyle w:val="TOC3"/>
            <w:rPr>
              <w:rFonts w:eastAsiaTheme="minorEastAsia"/>
              <w:noProof/>
              <w:sz w:val="22"/>
              <w:szCs w:val="22"/>
              <w:lang w:val="en-IE" w:eastAsia="en-IE"/>
            </w:rPr>
          </w:pPr>
          <w:hyperlink w:anchor="_Toc100676461" w:history="1">
            <w:r w:rsidR="00045320" w:rsidRPr="00C05EA3">
              <w:rPr>
                <w:rStyle w:val="Hyperlink"/>
                <w:noProof/>
                <w14:scene3d>
                  <w14:camera w14:prst="orthographicFront"/>
                  <w14:lightRig w14:rig="threePt" w14:dir="t">
                    <w14:rot w14:lat="0" w14:lon="0" w14:rev="0"/>
                  </w14:lightRig>
                </w14:scene3d>
              </w:rPr>
              <w:t>6.1.4</w:t>
            </w:r>
            <w:r w:rsidR="00045320">
              <w:rPr>
                <w:rFonts w:eastAsiaTheme="minorEastAsia"/>
                <w:noProof/>
                <w:sz w:val="22"/>
                <w:szCs w:val="22"/>
                <w:lang w:val="en-IE" w:eastAsia="en-IE"/>
              </w:rPr>
              <w:tab/>
            </w:r>
            <w:r w:rsidR="00045320" w:rsidRPr="00C05EA3">
              <w:rPr>
                <w:rStyle w:val="Hyperlink"/>
                <w:noProof/>
              </w:rPr>
              <w:t>Benefits</w:t>
            </w:r>
            <w:r w:rsidR="00045320">
              <w:rPr>
                <w:noProof/>
                <w:webHidden/>
              </w:rPr>
              <w:tab/>
            </w:r>
            <w:r w:rsidR="00045320">
              <w:rPr>
                <w:noProof/>
                <w:webHidden/>
              </w:rPr>
              <w:fldChar w:fldCharType="begin"/>
            </w:r>
            <w:r w:rsidR="00045320">
              <w:rPr>
                <w:noProof/>
                <w:webHidden/>
              </w:rPr>
              <w:instrText xml:space="preserve"> PAGEREF _Toc100676461 \h </w:instrText>
            </w:r>
            <w:r w:rsidR="00045320">
              <w:rPr>
                <w:noProof/>
                <w:webHidden/>
              </w:rPr>
            </w:r>
            <w:r w:rsidR="00045320">
              <w:rPr>
                <w:noProof/>
                <w:webHidden/>
              </w:rPr>
              <w:fldChar w:fldCharType="separate"/>
            </w:r>
            <w:r w:rsidR="00045320">
              <w:rPr>
                <w:noProof/>
                <w:webHidden/>
              </w:rPr>
              <w:t>24</w:t>
            </w:r>
            <w:r w:rsidR="00045320">
              <w:rPr>
                <w:noProof/>
                <w:webHidden/>
              </w:rPr>
              <w:fldChar w:fldCharType="end"/>
            </w:r>
          </w:hyperlink>
        </w:p>
        <w:p w14:paraId="79F4028F" w14:textId="2BEA5BC9" w:rsidR="00045320" w:rsidRDefault="00194717">
          <w:pPr>
            <w:pStyle w:val="TOC2"/>
            <w:tabs>
              <w:tab w:val="left" w:pos="880"/>
              <w:tab w:val="right" w:pos="9016"/>
            </w:tabs>
            <w:rPr>
              <w:rFonts w:eastAsiaTheme="minorEastAsia"/>
              <w:noProof/>
              <w:sz w:val="22"/>
              <w:szCs w:val="22"/>
              <w:lang w:val="en-IE" w:eastAsia="en-IE"/>
            </w:rPr>
          </w:pPr>
          <w:hyperlink w:anchor="_Toc100676462" w:history="1">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Model View Controller</w:t>
            </w:r>
            <w:r w:rsidR="00045320">
              <w:rPr>
                <w:noProof/>
                <w:webHidden/>
              </w:rPr>
              <w:tab/>
            </w:r>
            <w:r w:rsidR="00045320">
              <w:rPr>
                <w:noProof/>
                <w:webHidden/>
              </w:rPr>
              <w:fldChar w:fldCharType="begin"/>
            </w:r>
            <w:r w:rsidR="00045320">
              <w:rPr>
                <w:noProof/>
                <w:webHidden/>
              </w:rPr>
              <w:instrText xml:space="preserve"> PAGEREF _Toc100676462 \h </w:instrText>
            </w:r>
            <w:r w:rsidR="00045320">
              <w:rPr>
                <w:noProof/>
                <w:webHidden/>
              </w:rPr>
            </w:r>
            <w:r w:rsidR="00045320">
              <w:rPr>
                <w:noProof/>
                <w:webHidden/>
              </w:rPr>
              <w:fldChar w:fldCharType="separate"/>
            </w:r>
            <w:r w:rsidR="00045320">
              <w:rPr>
                <w:noProof/>
                <w:webHidden/>
              </w:rPr>
              <w:t>24</w:t>
            </w:r>
            <w:r w:rsidR="00045320">
              <w:rPr>
                <w:noProof/>
                <w:webHidden/>
              </w:rPr>
              <w:fldChar w:fldCharType="end"/>
            </w:r>
          </w:hyperlink>
        </w:p>
        <w:p w14:paraId="7645F9EE" w14:textId="22E7D0CA" w:rsidR="00045320" w:rsidRDefault="00194717">
          <w:pPr>
            <w:pStyle w:val="TOC2"/>
            <w:tabs>
              <w:tab w:val="left" w:pos="880"/>
              <w:tab w:val="right" w:pos="9016"/>
            </w:tabs>
            <w:rPr>
              <w:rFonts w:eastAsiaTheme="minorEastAsia"/>
              <w:noProof/>
              <w:sz w:val="22"/>
              <w:szCs w:val="22"/>
              <w:lang w:val="en-IE" w:eastAsia="en-IE"/>
            </w:rPr>
          </w:pPr>
          <w:hyperlink w:anchor="_Toc100676464" w:history="1">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User Authentication</w:t>
            </w:r>
            <w:r w:rsidR="00045320">
              <w:rPr>
                <w:noProof/>
                <w:webHidden/>
              </w:rPr>
              <w:tab/>
            </w:r>
            <w:r w:rsidR="00045320">
              <w:rPr>
                <w:noProof/>
                <w:webHidden/>
              </w:rPr>
              <w:fldChar w:fldCharType="begin"/>
            </w:r>
            <w:r w:rsidR="00045320">
              <w:rPr>
                <w:noProof/>
                <w:webHidden/>
              </w:rPr>
              <w:instrText xml:space="preserve"> PAGEREF _Toc100676464 \h </w:instrText>
            </w:r>
            <w:r w:rsidR="00045320">
              <w:rPr>
                <w:noProof/>
                <w:webHidden/>
              </w:rPr>
            </w:r>
            <w:r w:rsidR="00045320">
              <w:rPr>
                <w:noProof/>
                <w:webHidden/>
              </w:rPr>
              <w:fldChar w:fldCharType="separate"/>
            </w:r>
            <w:r w:rsidR="00045320">
              <w:rPr>
                <w:noProof/>
                <w:webHidden/>
              </w:rPr>
              <w:t>24</w:t>
            </w:r>
            <w:r w:rsidR="00045320">
              <w:rPr>
                <w:noProof/>
                <w:webHidden/>
              </w:rPr>
              <w:fldChar w:fldCharType="end"/>
            </w:r>
          </w:hyperlink>
        </w:p>
        <w:p w14:paraId="75921924" w14:textId="0882190D" w:rsidR="00045320" w:rsidRDefault="00194717">
          <w:pPr>
            <w:pStyle w:val="TOC2"/>
            <w:tabs>
              <w:tab w:val="left" w:pos="880"/>
              <w:tab w:val="right" w:pos="9016"/>
            </w:tabs>
            <w:rPr>
              <w:rFonts w:eastAsiaTheme="minorEastAsia"/>
              <w:noProof/>
              <w:sz w:val="22"/>
              <w:szCs w:val="22"/>
              <w:lang w:val="en-IE" w:eastAsia="en-IE"/>
            </w:rPr>
          </w:pPr>
          <w:hyperlink w:anchor="_Toc100676465" w:history="1">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Routing</w:t>
            </w:r>
            <w:r w:rsidR="00045320">
              <w:rPr>
                <w:noProof/>
                <w:webHidden/>
              </w:rPr>
              <w:tab/>
            </w:r>
            <w:r w:rsidR="00045320">
              <w:rPr>
                <w:noProof/>
                <w:webHidden/>
              </w:rPr>
              <w:fldChar w:fldCharType="begin"/>
            </w:r>
            <w:r w:rsidR="00045320">
              <w:rPr>
                <w:noProof/>
                <w:webHidden/>
              </w:rPr>
              <w:instrText xml:space="preserve"> PAGEREF _Toc100676465 \h </w:instrText>
            </w:r>
            <w:r w:rsidR="00045320">
              <w:rPr>
                <w:noProof/>
                <w:webHidden/>
              </w:rPr>
            </w:r>
            <w:r w:rsidR="00045320">
              <w:rPr>
                <w:noProof/>
                <w:webHidden/>
              </w:rPr>
              <w:fldChar w:fldCharType="separate"/>
            </w:r>
            <w:r w:rsidR="00045320">
              <w:rPr>
                <w:noProof/>
                <w:webHidden/>
              </w:rPr>
              <w:t>24</w:t>
            </w:r>
            <w:r w:rsidR="00045320">
              <w:rPr>
                <w:noProof/>
                <w:webHidden/>
              </w:rPr>
              <w:fldChar w:fldCharType="end"/>
            </w:r>
          </w:hyperlink>
        </w:p>
        <w:p w14:paraId="00DB79AF" w14:textId="20888260" w:rsidR="00045320" w:rsidRDefault="00194717">
          <w:pPr>
            <w:pStyle w:val="TOC2"/>
            <w:tabs>
              <w:tab w:val="left" w:pos="880"/>
              <w:tab w:val="right" w:pos="9016"/>
            </w:tabs>
            <w:rPr>
              <w:rFonts w:eastAsiaTheme="minorEastAsia"/>
              <w:noProof/>
              <w:sz w:val="22"/>
              <w:szCs w:val="22"/>
              <w:lang w:val="en-IE" w:eastAsia="en-IE"/>
            </w:rPr>
          </w:pPr>
          <w:hyperlink w:anchor="_Toc100676466" w:history="1">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Templating</w:t>
            </w:r>
            <w:r w:rsidR="00045320">
              <w:rPr>
                <w:noProof/>
                <w:webHidden/>
              </w:rPr>
              <w:tab/>
            </w:r>
            <w:r w:rsidR="00045320">
              <w:rPr>
                <w:noProof/>
                <w:webHidden/>
              </w:rPr>
              <w:fldChar w:fldCharType="begin"/>
            </w:r>
            <w:r w:rsidR="00045320">
              <w:rPr>
                <w:noProof/>
                <w:webHidden/>
              </w:rPr>
              <w:instrText xml:space="preserve"> PAGEREF _Toc100676466 \h </w:instrText>
            </w:r>
            <w:r w:rsidR="00045320">
              <w:rPr>
                <w:noProof/>
                <w:webHidden/>
              </w:rPr>
            </w:r>
            <w:r w:rsidR="00045320">
              <w:rPr>
                <w:noProof/>
                <w:webHidden/>
              </w:rPr>
              <w:fldChar w:fldCharType="separate"/>
            </w:r>
            <w:r w:rsidR="00045320">
              <w:rPr>
                <w:noProof/>
                <w:webHidden/>
              </w:rPr>
              <w:t>24</w:t>
            </w:r>
            <w:r w:rsidR="00045320">
              <w:rPr>
                <w:noProof/>
                <w:webHidden/>
              </w:rPr>
              <w:fldChar w:fldCharType="end"/>
            </w:r>
          </w:hyperlink>
        </w:p>
        <w:p w14:paraId="7ED7EEEF" w14:textId="663F74A8" w:rsidR="00045320" w:rsidRDefault="00194717">
          <w:pPr>
            <w:pStyle w:val="TOC1"/>
            <w:tabs>
              <w:tab w:val="left" w:pos="440"/>
              <w:tab w:val="right" w:pos="9016"/>
            </w:tabs>
            <w:rPr>
              <w:rFonts w:eastAsiaTheme="minorEastAsia"/>
              <w:noProof/>
              <w:sz w:val="22"/>
              <w:szCs w:val="22"/>
              <w:lang w:val="en-IE" w:eastAsia="en-IE"/>
            </w:rPr>
          </w:pPr>
          <w:hyperlink w:anchor="_Toc100676467" w:history="1">
            <w:r w:rsidR="00045320" w:rsidRPr="00C05EA3">
              <w:rPr>
                <w:rStyle w:val="Hyperlink"/>
                <w:noProof/>
              </w:rPr>
              <w:t>7</w:t>
            </w:r>
            <w:r w:rsidR="00045320">
              <w:rPr>
                <w:rFonts w:eastAsiaTheme="minorEastAsia"/>
                <w:noProof/>
                <w:sz w:val="22"/>
                <w:szCs w:val="22"/>
                <w:lang w:val="en-IE" w:eastAsia="en-IE"/>
              </w:rPr>
              <w:tab/>
            </w:r>
            <w:r w:rsidR="00045320" w:rsidRPr="00C05EA3">
              <w:rPr>
                <w:rStyle w:val="Hyperlink"/>
                <w:noProof/>
              </w:rPr>
              <w:t>Testing</w:t>
            </w:r>
            <w:r w:rsidR="00045320">
              <w:rPr>
                <w:noProof/>
                <w:webHidden/>
              </w:rPr>
              <w:tab/>
            </w:r>
            <w:r w:rsidR="00045320">
              <w:rPr>
                <w:noProof/>
                <w:webHidden/>
              </w:rPr>
              <w:fldChar w:fldCharType="begin"/>
            </w:r>
            <w:r w:rsidR="00045320">
              <w:rPr>
                <w:noProof/>
                <w:webHidden/>
              </w:rPr>
              <w:instrText xml:space="preserve"> PAGEREF _Toc100676467 \h </w:instrText>
            </w:r>
            <w:r w:rsidR="00045320">
              <w:rPr>
                <w:noProof/>
                <w:webHidden/>
              </w:rPr>
            </w:r>
            <w:r w:rsidR="00045320">
              <w:rPr>
                <w:noProof/>
                <w:webHidden/>
              </w:rPr>
              <w:fldChar w:fldCharType="separate"/>
            </w:r>
            <w:r w:rsidR="00045320">
              <w:rPr>
                <w:noProof/>
                <w:webHidden/>
              </w:rPr>
              <w:t>25</w:t>
            </w:r>
            <w:r w:rsidR="00045320">
              <w:rPr>
                <w:noProof/>
                <w:webHidden/>
              </w:rPr>
              <w:fldChar w:fldCharType="end"/>
            </w:r>
          </w:hyperlink>
        </w:p>
        <w:p w14:paraId="3CF64827" w14:textId="0CCBD465" w:rsidR="00045320" w:rsidRDefault="00194717">
          <w:pPr>
            <w:pStyle w:val="TOC2"/>
            <w:tabs>
              <w:tab w:val="left" w:pos="880"/>
              <w:tab w:val="right" w:pos="9016"/>
            </w:tabs>
            <w:rPr>
              <w:rFonts w:eastAsiaTheme="minorEastAsia"/>
              <w:noProof/>
              <w:sz w:val="22"/>
              <w:szCs w:val="22"/>
              <w:lang w:val="en-IE" w:eastAsia="en-IE"/>
            </w:rPr>
          </w:pPr>
          <w:hyperlink w:anchor="_Toc100676468" w:history="1">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Functional Testing</w:t>
            </w:r>
            <w:r w:rsidR="00045320">
              <w:rPr>
                <w:noProof/>
                <w:webHidden/>
              </w:rPr>
              <w:tab/>
            </w:r>
            <w:r w:rsidR="00045320">
              <w:rPr>
                <w:noProof/>
                <w:webHidden/>
              </w:rPr>
              <w:fldChar w:fldCharType="begin"/>
            </w:r>
            <w:r w:rsidR="00045320">
              <w:rPr>
                <w:noProof/>
                <w:webHidden/>
              </w:rPr>
              <w:instrText xml:space="preserve"> PAGEREF _Toc100676468 \h </w:instrText>
            </w:r>
            <w:r w:rsidR="00045320">
              <w:rPr>
                <w:noProof/>
                <w:webHidden/>
              </w:rPr>
            </w:r>
            <w:r w:rsidR="00045320">
              <w:rPr>
                <w:noProof/>
                <w:webHidden/>
              </w:rPr>
              <w:fldChar w:fldCharType="separate"/>
            </w:r>
            <w:r w:rsidR="00045320">
              <w:rPr>
                <w:noProof/>
                <w:webHidden/>
              </w:rPr>
              <w:t>25</w:t>
            </w:r>
            <w:r w:rsidR="00045320">
              <w:rPr>
                <w:noProof/>
                <w:webHidden/>
              </w:rPr>
              <w:fldChar w:fldCharType="end"/>
            </w:r>
          </w:hyperlink>
        </w:p>
        <w:p w14:paraId="4F3AD2D0" w14:textId="25AFB862" w:rsidR="00045320" w:rsidRDefault="00194717">
          <w:pPr>
            <w:pStyle w:val="TOC3"/>
            <w:rPr>
              <w:rFonts w:eastAsiaTheme="minorEastAsia"/>
              <w:noProof/>
              <w:sz w:val="22"/>
              <w:szCs w:val="22"/>
              <w:lang w:val="en-IE" w:eastAsia="en-IE"/>
            </w:rPr>
          </w:pPr>
          <w:hyperlink w:anchor="_Toc100676469" w:history="1">
            <w:r w:rsidR="00045320"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7.1.1</w:t>
            </w:r>
            <w:r w:rsidR="00045320">
              <w:rPr>
                <w:rFonts w:eastAsiaTheme="minorEastAsia"/>
                <w:noProof/>
                <w:sz w:val="22"/>
                <w:szCs w:val="22"/>
                <w:lang w:val="en-IE" w:eastAsia="en-IE"/>
              </w:rPr>
              <w:tab/>
            </w:r>
            <w:r w:rsidR="00045320" w:rsidRPr="00C05EA3">
              <w:rPr>
                <w:rStyle w:val="Hyperlink"/>
                <w:rFonts w:asciiTheme="majorHAnsi" w:hAnsiTheme="majorHAnsi" w:cstheme="majorBidi"/>
                <w:noProof/>
                <w:lang w:val="en-IE"/>
              </w:rPr>
              <w:t>Login/Registration</w:t>
            </w:r>
            <w:r w:rsidR="00045320">
              <w:rPr>
                <w:noProof/>
                <w:webHidden/>
              </w:rPr>
              <w:tab/>
            </w:r>
            <w:r w:rsidR="00045320">
              <w:rPr>
                <w:noProof/>
                <w:webHidden/>
              </w:rPr>
              <w:fldChar w:fldCharType="begin"/>
            </w:r>
            <w:r w:rsidR="00045320">
              <w:rPr>
                <w:noProof/>
                <w:webHidden/>
              </w:rPr>
              <w:instrText xml:space="preserve"> PAGEREF _Toc100676469 \h </w:instrText>
            </w:r>
            <w:r w:rsidR="00045320">
              <w:rPr>
                <w:noProof/>
                <w:webHidden/>
              </w:rPr>
            </w:r>
            <w:r w:rsidR="00045320">
              <w:rPr>
                <w:noProof/>
                <w:webHidden/>
              </w:rPr>
              <w:fldChar w:fldCharType="separate"/>
            </w:r>
            <w:r w:rsidR="00045320">
              <w:rPr>
                <w:noProof/>
                <w:webHidden/>
              </w:rPr>
              <w:t>25</w:t>
            </w:r>
            <w:r w:rsidR="00045320">
              <w:rPr>
                <w:noProof/>
                <w:webHidden/>
              </w:rPr>
              <w:fldChar w:fldCharType="end"/>
            </w:r>
          </w:hyperlink>
        </w:p>
        <w:p w14:paraId="1EB65CD1" w14:textId="283DEB87" w:rsidR="00045320" w:rsidRDefault="00194717">
          <w:pPr>
            <w:pStyle w:val="TOC3"/>
            <w:rPr>
              <w:rFonts w:eastAsiaTheme="minorEastAsia"/>
              <w:noProof/>
              <w:sz w:val="22"/>
              <w:szCs w:val="22"/>
              <w:lang w:val="en-IE" w:eastAsia="en-IE"/>
            </w:rPr>
          </w:pPr>
          <w:hyperlink w:anchor="_Toc100676470" w:history="1">
            <w:r w:rsidR="00045320"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7.1.2</w:t>
            </w:r>
            <w:r w:rsidR="00045320">
              <w:rPr>
                <w:rFonts w:eastAsiaTheme="minorEastAsia"/>
                <w:noProof/>
                <w:sz w:val="22"/>
                <w:szCs w:val="22"/>
                <w:lang w:val="en-IE" w:eastAsia="en-IE"/>
              </w:rPr>
              <w:tab/>
            </w:r>
            <w:r w:rsidR="00045320" w:rsidRPr="00C05EA3">
              <w:rPr>
                <w:rStyle w:val="Hyperlink"/>
                <w:rFonts w:asciiTheme="majorHAnsi" w:hAnsiTheme="majorHAnsi" w:cstheme="majorBidi"/>
                <w:noProof/>
                <w:lang w:val="en-IE"/>
              </w:rPr>
              <w:t>Navigation</w:t>
            </w:r>
            <w:r w:rsidR="00045320">
              <w:rPr>
                <w:noProof/>
                <w:webHidden/>
              </w:rPr>
              <w:tab/>
            </w:r>
            <w:r w:rsidR="00045320">
              <w:rPr>
                <w:noProof/>
                <w:webHidden/>
              </w:rPr>
              <w:fldChar w:fldCharType="begin"/>
            </w:r>
            <w:r w:rsidR="00045320">
              <w:rPr>
                <w:noProof/>
                <w:webHidden/>
              </w:rPr>
              <w:instrText xml:space="preserve"> PAGEREF _Toc100676470 \h </w:instrText>
            </w:r>
            <w:r w:rsidR="00045320">
              <w:rPr>
                <w:noProof/>
                <w:webHidden/>
              </w:rPr>
            </w:r>
            <w:r w:rsidR="00045320">
              <w:rPr>
                <w:noProof/>
                <w:webHidden/>
              </w:rPr>
              <w:fldChar w:fldCharType="separate"/>
            </w:r>
            <w:r w:rsidR="00045320">
              <w:rPr>
                <w:noProof/>
                <w:webHidden/>
              </w:rPr>
              <w:t>26</w:t>
            </w:r>
            <w:r w:rsidR="00045320">
              <w:rPr>
                <w:noProof/>
                <w:webHidden/>
              </w:rPr>
              <w:fldChar w:fldCharType="end"/>
            </w:r>
          </w:hyperlink>
        </w:p>
        <w:p w14:paraId="55137CF1" w14:textId="14FD5927" w:rsidR="00045320" w:rsidRDefault="00194717">
          <w:pPr>
            <w:pStyle w:val="TOC3"/>
            <w:rPr>
              <w:rFonts w:eastAsiaTheme="minorEastAsia"/>
              <w:noProof/>
              <w:sz w:val="22"/>
              <w:szCs w:val="22"/>
              <w:lang w:val="en-IE" w:eastAsia="en-IE"/>
            </w:rPr>
          </w:pPr>
          <w:hyperlink w:anchor="_Toc100676471" w:history="1">
            <w:r w:rsidR="00045320"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7.1.3</w:t>
            </w:r>
            <w:r w:rsidR="00045320">
              <w:rPr>
                <w:rFonts w:eastAsiaTheme="minorEastAsia"/>
                <w:noProof/>
                <w:sz w:val="22"/>
                <w:szCs w:val="22"/>
                <w:lang w:val="en-IE" w:eastAsia="en-IE"/>
              </w:rPr>
              <w:tab/>
            </w:r>
            <w:r w:rsidR="00045320" w:rsidRPr="00C05EA3">
              <w:rPr>
                <w:rStyle w:val="Hyperlink"/>
                <w:rFonts w:asciiTheme="majorHAnsi" w:hAnsiTheme="majorHAnsi" w:cstheme="majorBidi"/>
                <w:noProof/>
                <w:lang w:val="en-IE"/>
              </w:rPr>
              <w:t>Calculation</w:t>
            </w:r>
            <w:r w:rsidR="00045320">
              <w:rPr>
                <w:noProof/>
                <w:webHidden/>
              </w:rPr>
              <w:tab/>
            </w:r>
            <w:r w:rsidR="00045320">
              <w:rPr>
                <w:noProof/>
                <w:webHidden/>
              </w:rPr>
              <w:fldChar w:fldCharType="begin"/>
            </w:r>
            <w:r w:rsidR="00045320">
              <w:rPr>
                <w:noProof/>
                <w:webHidden/>
              </w:rPr>
              <w:instrText xml:space="preserve"> PAGEREF _Toc100676471 \h </w:instrText>
            </w:r>
            <w:r w:rsidR="00045320">
              <w:rPr>
                <w:noProof/>
                <w:webHidden/>
              </w:rPr>
            </w:r>
            <w:r w:rsidR="00045320">
              <w:rPr>
                <w:noProof/>
                <w:webHidden/>
              </w:rPr>
              <w:fldChar w:fldCharType="separate"/>
            </w:r>
            <w:r w:rsidR="00045320">
              <w:rPr>
                <w:noProof/>
                <w:webHidden/>
              </w:rPr>
              <w:t>26</w:t>
            </w:r>
            <w:r w:rsidR="00045320">
              <w:rPr>
                <w:noProof/>
                <w:webHidden/>
              </w:rPr>
              <w:fldChar w:fldCharType="end"/>
            </w:r>
          </w:hyperlink>
        </w:p>
        <w:p w14:paraId="67ACFA2C" w14:textId="3F1C666B" w:rsidR="00045320" w:rsidRDefault="00194717">
          <w:pPr>
            <w:pStyle w:val="TOC3"/>
            <w:rPr>
              <w:rFonts w:eastAsiaTheme="minorEastAsia"/>
              <w:noProof/>
              <w:sz w:val="22"/>
              <w:szCs w:val="22"/>
              <w:lang w:val="en-IE" w:eastAsia="en-IE"/>
            </w:rPr>
          </w:pPr>
          <w:hyperlink w:anchor="_Toc100676472" w:history="1">
            <w:r w:rsidR="00045320" w:rsidRPr="00C05EA3">
              <w:rPr>
                <w:rStyle w:val="Hyperlink"/>
                <w:rFonts w:asciiTheme="majorHAnsi" w:hAnsiTheme="majorHAnsi" w:cstheme="majorBidi"/>
                <w:noProof/>
                <w:lang w:val="en-IE"/>
                <w14:scene3d>
                  <w14:camera w14:prst="orthographicFront"/>
                  <w14:lightRig w14:rig="threePt" w14:dir="t">
                    <w14:rot w14:lat="0" w14:lon="0" w14:rev="0"/>
                  </w14:lightRig>
                </w14:scene3d>
              </w:rPr>
              <w:t>7.1.4</w:t>
            </w:r>
            <w:r w:rsidR="00045320">
              <w:rPr>
                <w:rFonts w:eastAsiaTheme="minorEastAsia"/>
                <w:noProof/>
                <w:sz w:val="22"/>
                <w:szCs w:val="22"/>
                <w:lang w:val="en-IE" w:eastAsia="en-IE"/>
              </w:rPr>
              <w:tab/>
            </w:r>
            <w:r w:rsidR="00045320" w:rsidRPr="00C05EA3">
              <w:rPr>
                <w:rStyle w:val="Hyperlink"/>
                <w:rFonts w:asciiTheme="majorHAnsi" w:hAnsiTheme="majorHAnsi" w:cstheme="majorBidi"/>
                <w:noProof/>
                <w:lang w:val="en-IE"/>
              </w:rPr>
              <w:t>CRUD</w:t>
            </w:r>
            <w:r w:rsidR="00045320">
              <w:rPr>
                <w:noProof/>
                <w:webHidden/>
              </w:rPr>
              <w:tab/>
            </w:r>
            <w:r w:rsidR="00045320">
              <w:rPr>
                <w:noProof/>
                <w:webHidden/>
              </w:rPr>
              <w:fldChar w:fldCharType="begin"/>
            </w:r>
            <w:r w:rsidR="00045320">
              <w:rPr>
                <w:noProof/>
                <w:webHidden/>
              </w:rPr>
              <w:instrText xml:space="preserve"> PAGEREF _Toc100676472 \h </w:instrText>
            </w:r>
            <w:r w:rsidR="00045320">
              <w:rPr>
                <w:noProof/>
                <w:webHidden/>
              </w:rPr>
            </w:r>
            <w:r w:rsidR="00045320">
              <w:rPr>
                <w:noProof/>
                <w:webHidden/>
              </w:rPr>
              <w:fldChar w:fldCharType="separate"/>
            </w:r>
            <w:r w:rsidR="00045320">
              <w:rPr>
                <w:noProof/>
                <w:webHidden/>
              </w:rPr>
              <w:t>26</w:t>
            </w:r>
            <w:r w:rsidR="00045320">
              <w:rPr>
                <w:noProof/>
                <w:webHidden/>
              </w:rPr>
              <w:fldChar w:fldCharType="end"/>
            </w:r>
          </w:hyperlink>
        </w:p>
        <w:p w14:paraId="720654E8" w14:textId="2C30872E" w:rsidR="00045320" w:rsidRDefault="00194717">
          <w:pPr>
            <w:pStyle w:val="TOC3"/>
            <w:rPr>
              <w:rFonts w:eastAsiaTheme="minorEastAsia"/>
              <w:noProof/>
              <w:sz w:val="22"/>
              <w:szCs w:val="22"/>
              <w:lang w:val="en-IE" w:eastAsia="en-IE"/>
            </w:rPr>
          </w:pPr>
          <w:hyperlink w:anchor="_Toc100676473" w:history="1">
            <w:r w:rsidR="00045320" w:rsidRPr="00C05EA3">
              <w:rPr>
                <w:rStyle w:val="Hyperlink"/>
                <w:noProof/>
                <w14:scene3d>
                  <w14:camera w14:prst="orthographicFront"/>
                  <w14:lightRig w14:rig="threePt" w14:dir="t">
                    <w14:rot w14:lat="0" w14:lon="0" w14:rev="0"/>
                  </w14:lightRig>
                </w14:scene3d>
              </w:rPr>
              <w:t>7.1.5</w:t>
            </w:r>
            <w:r w:rsidR="00045320">
              <w:rPr>
                <w:rFonts w:eastAsiaTheme="minorEastAsia"/>
                <w:noProof/>
                <w:sz w:val="22"/>
                <w:szCs w:val="22"/>
                <w:lang w:val="en-IE" w:eastAsia="en-IE"/>
              </w:rPr>
              <w:tab/>
            </w:r>
            <w:r w:rsidR="00045320" w:rsidRPr="00C05EA3">
              <w:rPr>
                <w:rStyle w:val="Hyperlink"/>
                <w:noProof/>
              </w:rPr>
              <w:t>Discussion of Functional Testing Results</w:t>
            </w:r>
            <w:r w:rsidR="00045320">
              <w:rPr>
                <w:noProof/>
                <w:webHidden/>
              </w:rPr>
              <w:tab/>
            </w:r>
            <w:r w:rsidR="00045320">
              <w:rPr>
                <w:noProof/>
                <w:webHidden/>
              </w:rPr>
              <w:fldChar w:fldCharType="begin"/>
            </w:r>
            <w:r w:rsidR="00045320">
              <w:rPr>
                <w:noProof/>
                <w:webHidden/>
              </w:rPr>
              <w:instrText xml:space="preserve"> PAGEREF _Toc100676473 \h </w:instrText>
            </w:r>
            <w:r w:rsidR="00045320">
              <w:rPr>
                <w:noProof/>
                <w:webHidden/>
              </w:rPr>
            </w:r>
            <w:r w:rsidR="00045320">
              <w:rPr>
                <w:noProof/>
                <w:webHidden/>
              </w:rPr>
              <w:fldChar w:fldCharType="separate"/>
            </w:r>
            <w:r w:rsidR="00045320">
              <w:rPr>
                <w:noProof/>
                <w:webHidden/>
              </w:rPr>
              <w:t>27</w:t>
            </w:r>
            <w:r w:rsidR="00045320">
              <w:rPr>
                <w:noProof/>
                <w:webHidden/>
              </w:rPr>
              <w:fldChar w:fldCharType="end"/>
            </w:r>
          </w:hyperlink>
        </w:p>
        <w:p w14:paraId="77F429D6" w14:textId="5A0B881E" w:rsidR="00045320" w:rsidRDefault="00194717">
          <w:pPr>
            <w:pStyle w:val="TOC2"/>
            <w:tabs>
              <w:tab w:val="left" w:pos="880"/>
              <w:tab w:val="right" w:pos="9016"/>
            </w:tabs>
            <w:rPr>
              <w:rFonts w:eastAsiaTheme="minorEastAsia"/>
              <w:noProof/>
              <w:sz w:val="22"/>
              <w:szCs w:val="22"/>
              <w:lang w:val="en-IE" w:eastAsia="en-IE"/>
            </w:rPr>
          </w:pPr>
          <w:hyperlink w:anchor="_Toc100676474" w:history="1">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User Testing</w:t>
            </w:r>
            <w:r w:rsidR="00045320">
              <w:rPr>
                <w:noProof/>
                <w:webHidden/>
              </w:rPr>
              <w:tab/>
            </w:r>
            <w:r w:rsidR="00045320">
              <w:rPr>
                <w:noProof/>
                <w:webHidden/>
              </w:rPr>
              <w:fldChar w:fldCharType="begin"/>
            </w:r>
            <w:r w:rsidR="00045320">
              <w:rPr>
                <w:noProof/>
                <w:webHidden/>
              </w:rPr>
              <w:instrText xml:space="preserve"> PAGEREF _Toc100676474 \h </w:instrText>
            </w:r>
            <w:r w:rsidR="00045320">
              <w:rPr>
                <w:noProof/>
                <w:webHidden/>
              </w:rPr>
            </w:r>
            <w:r w:rsidR="00045320">
              <w:rPr>
                <w:noProof/>
                <w:webHidden/>
              </w:rPr>
              <w:fldChar w:fldCharType="separate"/>
            </w:r>
            <w:r w:rsidR="00045320">
              <w:rPr>
                <w:noProof/>
                <w:webHidden/>
              </w:rPr>
              <w:t>27</w:t>
            </w:r>
            <w:r w:rsidR="00045320">
              <w:rPr>
                <w:noProof/>
                <w:webHidden/>
              </w:rPr>
              <w:fldChar w:fldCharType="end"/>
            </w:r>
          </w:hyperlink>
        </w:p>
        <w:p w14:paraId="6CF5E3C3" w14:textId="33AF9756" w:rsidR="00045320" w:rsidRDefault="00194717">
          <w:pPr>
            <w:pStyle w:val="TOC2"/>
            <w:tabs>
              <w:tab w:val="left" w:pos="880"/>
              <w:tab w:val="right" w:pos="9016"/>
            </w:tabs>
            <w:rPr>
              <w:rFonts w:eastAsiaTheme="minorEastAsia"/>
              <w:noProof/>
              <w:sz w:val="22"/>
              <w:szCs w:val="22"/>
              <w:lang w:val="en-IE" w:eastAsia="en-IE"/>
            </w:rPr>
          </w:pPr>
          <w:hyperlink w:anchor="_Toc100676475" w:history="1">
            <w:r w:rsidR="00045320" w:rsidRPr="00C05EA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045320">
              <w:rPr>
                <w:rFonts w:eastAsiaTheme="minorEastAsia"/>
                <w:noProof/>
                <w:sz w:val="22"/>
                <w:szCs w:val="22"/>
                <w:lang w:val="en-IE" w:eastAsia="en-IE"/>
              </w:rPr>
              <w:tab/>
            </w:r>
            <w:r w:rsidR="00045320" w:rsidRPr="00C05EA3">
              <w:rPr>
                <w:rStyle w:val="Hyperlink"/>
                <w:rFonts w:asciiTheme="majorHAnsi" w:eastAsiaTheme="majorEastAsia" w:hAnsiTheme="majorHAnsi" w:cstheme="majorBidi"/>
                <w:noProof/>
                <w:lang w:val="en-IE"/>
              </w:rPr>
              <w:t>Conclusion</w:t>
            </w:r>
            <w:r w:rsidR="00045320">
              <w:rPr>
                <w:noProof/>
                <w:webHidden/>
              </w:rPr>
              <w:tab/>
            </w:r>
            <w:r w:rsidR="00045320">
              <w:rPr>
                <w:noProof/>
                <w:webHidden/>
              </w:rPr>
              <w:fldChar w:fldCharType="begin"/>
            </w:r>
            <w:r w:rsidR="00045320">
              <w:rPr>
                <w:noProof/>
                <w:webHidden/>
              </w:rPr>
              <w:instrText xml:space="preserve"> PAGEREF _Toc100676475 \h </w:instrText>
            </w:r>
            <w:r w:rsidR="00045320">
              <w:rPr>
                <w:noProof/>
                <w:webHidden/>
              </w:rPr>
            </w:r>
            <w:r w:rsidR="00045320">
              <w:rPr>
                <w:noProof/>
                <w:webHidden/>
              </w:rPr>
              <w:fldChar w:fldCharType="separate"/>
            </w:r>
            <w:r w:rsidR="00045320">
              <w:rPr>
                <w:noProof/>
                <w:webHidden/>
              </w:rPr>
              <w:t>27</w:t>
            </w:r>
            <w:r w:rsidR="00045320">
              <w:rPr>
                <w:noProof/>
                <w:webHidden/>
              </w:rPr>
              <w:fldChar w:fldCharType="end"/>
            </w:r>
          </w:hyperlink>
        </w:p>
        <w:p w14:paraId="302F94C5" w14:textId="5C2A583A" w:rsidR="00045320" w:rsidRDefault="00194717">
          <w:pPr>
            <w:pStyle w:val="TOC1"/>
            <w:tabs>
              <w:tab w:val="left" w:pos="440"/>
              <w:tab w:val="right" w:pos="9016"/>
            </w:tabs>
            <w:rPr>
              <w:rFonts w:eastAsiaTheme="minorEastAsia"/>
              <w:noProof/>
              <w:sz w:val="22"/>
              <w:szCs w:val="22"/>
              <w:lang w:val="en-IE" w:eastAsia="en-IE"/>
            </w:rPr>
          </w:pPr>
          <w:hyperlink w:anchor="_Toc100676476" w:history="1">
            <w:r w:rsidR="00045320" w:rsidRPr="00C05EA3">
              <w:rPr>
                <w:rStyle w:val="Hyperlink"/>
                <w:noProof/>
              </w:rPr>
              <w:t>8</w:t>
            </w:r>
            <w:r w:rsidR="00045320">
              <w:rPr>
                <w:rFonts w:eastAsiaTheme="minorEastAsia"/>
                <w:noProof/>
                <w:sz w:val="22"/>
                <w:szCs w:val="22"/>
                <w:lang w:val="en-IE" w:eastAsia="en-IE"/>
              </w:rPr>
              <w:tab/>
            </w:r>
            <w:r w:rsidR="00045320" w:rsidRPr="00C05EA3">
              <w:rPr>
                <w:rStyle w:val="Hyperlink"/>
                <w:noProof/>
              </w:rPr>
              <w:t>Project Management</w:t>
            </w:r>
            <w:r w:rsidR="00045320">
              <w:rPr>
                <w:noProof/>
                <w:webHidden/>
              </w:rPr>
              <w:tab/>
            </w:r>
            <w:r w:rsidR="00045320">
              <w:rPr>
                <w:noProof/>
                <w:webHidden/>
              </w:rPr>
              <w:fldChar w:fldCharType="begin"/>
            </w:r>
            <w:r w:rsidR="00045320">
              <w:rPr>
                <w:noProof/>
                <w:webHidden/>
              </w:rPr>
              <w:instrText xml:space="preserve"> PAGEREF _Toc100676476 \h </w:instrText>
            </w:r>
            <w:r w:rsidR="00045320">
              <w:rPr>
                <w:noProof/>
                <w:webHidden/>
              </w:rPr>
            </w:r>
            <w:r w:rsidR="00045320">
              <w:rPr>
                <w:noProof/>
                <w:webHidden/>
              </w:rPr>
              <w:fldChar w:fldCharType="separate"/>
            </w:r>
            <w:r w:rsidR="00045320">
              <w:rPr>
                <w:noProof/>
                <w:webHidden/>
              </w:rPr>
              <w:t>28</w:t>
            </w:r>
            <w:r w:rsidR="00045320">
              <w:rPr>
                <w:noProof/>
                <w:webHidden/>
              </w:rPr>
              <w:fldChar w:fldCharType="end"/>
            </w:r>
          </w:hyperlink>
        </w:p>
        <w:p w14:paraId="2C6B16D2" w14:textId="5185EAEB" w:rsidR="00045320" w:rsidRDefault="00194717">
          <w:pPr>
            <w:pStyle w:val="TOC2"/>
            <w:tabs>
              <w:tab w:val="left" w:pos="880"/>
              <w:tab w:val="right" w:pos="9016"/>
            </w:tabs>
            <w:rPr>
              <w:rFonts w:eastAsiaTheme="minorEastAsia"/>
              <w:noProof/>
              <w:sz w:val="22"/>
              <w:szCs w:val="22"/>
              <w:lang w:val="en-IE" w:eastAsia="en-IE"/>
            </w:rPr>
          </w:pPr>
          <w:hyperlink w:anchor="_Toc100676477" w:history="1">
            <w:r w:rsidR="00045320" w:rsidRPr="00C05EA3">
              <w:rPr>
                <w:rStyle w:val="Hyperlink"/>
                <w:noProof/>
                <w14:scene3d>
                  <w14:camera w14:prst="orthographicFront"/>
                  <w14:lightRig w14:rig="threePt" w14:dir="t">
                    <w14:rot w14:lat="0" w14:lon="0" w14:rev="0"/>
                  </w14:lightRig>
                </w14:scene3d>
              </w:rPr>
              <w:t>8.1</w:t>
            </w:r>
            <w:r w:rsidR="00045320">
              <w:rPr>
                <w:rFonts w:eastAsiaTheme="minorEastAsia"/>
                <w:noProof/>
                <w:sz w:val="22"/>
                <w:szCs w:val="22"/>
                <w:lang w:val="en-IE" w:eastAsia="en-IE"/>
              </w:rPr>
              <w:tab/>
            </w:r>
            <w:r w:rsidR="00045320" w:rsidRPr="00C05EA3">
              <w:rPr>
                <w:rStyle w:val="Hyperlink"/>
                <w:noProof/>
              </w:rPr>
              <w:t>Introduction</w:t>
            </w:r>
            <w:r w:rsidR="00045320">
              <w:rPr>
                <w:noProof/>
                <w:webHidden/>
              </w:rPr>
              <w:tab/>
            </w:r>
            <w:r w:rsidR="00045320">
              <w:rPr>
                <w:noProof/>
                <w:webHidden/>
              </w:rPr>
              <w:fldChar w:fldCharType="begin"/>
            </w:r>
            <w:r w:rsidR="00045320">
              <w:rPr>
                <w:noProof/>
                <w:webHidden/>
              </w:rPr>
              <w:instrText xml:space="preserve"> PAGEREF _Toc100676477 \h </w:instrText>
            </w:r>
            <w:r w:rsidR="00045320">
              <w:rPr>
                <w:noProof/>
                <w:webHidden/>
              </w:rPr>
            </w:r>
            <w:r w:rsidR="00045320">
              <w:rPr>
                <w:noProof/>
                <w:webHidden/>
              </w:rPr>
              <w:fldChar w:fldCharType="separate"/>
            </w:r>
            <w:r w:rsidR="00045320">
              <w:rPr>
                <w:noProof/>
                <w:webHidden/>
              </w:rPr>
              <w:t>28</w:t>
            </w:r>
            <w:r w:rsidR="00045320">
              <w:rPr>
                <w:noProof/>
                <w:webHidden/>
              </w:rPr>
              <w:fldChar w:fldCharType="end"/>
            </w:r>
          </w:hyperlink>
        </w:p>
        <w:p w14:paraId="2357342F" w14:textId="6E740D47" w:rsidR="00045320" w:rsidRDefault="00194717">
          <w:pPr>
            <w:pStyle w:val="TOC2"/>
            <w:tabs>
              <w:tab w:val="left" w:pos="880"/>
              <w:tab w:val="right" w:pos="9016"/>
            </w:tabs>
            <w:rPr>
              <w:rFonts w:eastAsiaTheme="minorEastAsia"/>
              <w:noProof/>
              <w:sz w:val="22"/>
              <w:szCs w:val="22"/>
              <w:lang w:val="en-IE" w:eastAsia="en-IE"/>
            </w:rPr>
          </w:pPr>
          <w:hyperlink w:anchor="_Toc100676478" w:history="1">
            <w:r w:rsidR="00045320" w:rsidRPr="00C05EA3">
              <w:rPr>
                <w:rStyle w:val="Hyperlink"/>
                <w:noProof/>
                <w14:scene3d>
                  <w14:camera w14:prst="orthographicFront"/>
                  <w14:lightRig w14:rig="threePt" w14:dir="t">
                    <w14:rot w14:lat="0" w14:lon="0" w14:rev="0"/>
                  </w14:lightRig>
                </w14:scene3d>
              </w:rPr>
              <w:t>8.2</w:t>
            </w:r>
            <w:r w:rsidR="00045320">
              <w:rPr>
                <w:rFonts w:eastAsiaTheme="minorEastAsia"/>
                <w:noProof/>
                <w:sz w:val="22"/>
                <w:szCs w:val="22"/>
                <w:lang w:val="en-IE" w:eastAsia="en-IE"/>
              </w:rPr>
              <w:tab/>
            </w:r>
            <w:r w:rsidR="00045320" w:rsidRPr="00C05EA3">
              <w:rPr>
                <w:rStyle w:val="Hyperlink"/>
                <w:noProof/>
              </w:rPr>
              <w:t>Project Phases</w:t>
            </w:r>
            <w:r w:rsidR="00045320">
              <w:rPr>
                <w:noProof/>
                <w:webHidden/>
              </w:rPr>
              <w:tab/>
            </w:r>
            <w:r w:rsidR="00045320">
              <w:rPr>
                <w:noProof/>
                <w:webHidden/>
              </w:rPr>
              <w:fldChar w:fldCharType="begin"/>
            </w:r>
            <w:r w:rsidR="00045320">
              <w:rPr>
                <w:noProof/>
                <w:webHidden/>
              </w:rPr>
              <w:instrText xml:space="preserve"> PAGEREF _Toc100676478 \h </w:instrText>
            </w:r>
            <w:r w:rsidR="00045320">
              <w:rPr>
                <w:noProof/>
                <w:webHidden/>
              </w:rPr>
            </w:r>
            <w:r w:rsidR="00045320">
              <w:rPr>
                <w:noProof/>
                <w:webHidden/>
              </w:rPr>
              <w:fldChar w:fldCharType="separate"/>
            </w:r>
            <w:r w:rsidR="00045320">
              <w:rPr>
                <w:noProof/>
                <w:webHidden/>
              </w:rPr>
              <w:t>28</w:t>
            </w:r>
            <w:r w:rsidR="00045320">
              <w:rPr>
                <w:noProof/>
                <w:webHidden/>
              </w:rPr>
              <w:fldChar w:fldCharType="end"/>
            </w:r>
          </w:hyperlink>
        </w:p>
        <w:p w14:paraId="6379A3E6" w14:textId="7801BBE6" w:rsidR="00045320" w:rsidRDefault="00194717">
          <w:pPr>
            <w:pStyle w:val="TOC3"/>
            <w:rPr>
              <w:rFonts w:eastAsiaTheme="minorEastAsia"/>
              <w:noProof/>
              <w:sz w:val="22"/>
              <w:szCs w:val="22"/>
              <w:lang w:val="en-IE" w:eastAsia="en-IE"/>
            </w:rPr>
          </w:pPr>
          <w:hyperlink w:anchor="_Toc100676479" w:history="1">
            <w:r w:rsidR="00045320" w:rsidRPr="00C05EA3">
              <w:rPr>
                <w:rStyle w:val="Hyperlink"/>
                <w:noProof/>
                <w14:scene3d>
                  <w14:camera w14:prst="orthographicFront"/>
                  <w14:lightRig w14:rig="threePt" w14:dir="t">
                    <w14:rot w14:lat="0" w14:lon="0" w14:rev="0"/>
                  </w14:lightRig>
                </w14:scene3d>
              </w:rPr>
              <w:t>8.2.1</w:t>
            </w:r>
            <w:r w:rsidR="00045320">
              <w:rPr>
                <w:rFonts w:eastAsiaTheme="minorEastAsia"/>
                <w:noProof/>
                <w:sz w:val="22"/>
                <w:szCs w:val="22"/>
                <w:lang w:val="en-IE" w:eastAsia="en-IE"/>
              </w:rPr>
              <w:tab/>
            </w:r>
            <w:r w:rsidR="00045320" w:rsidRPr="00C05EA3">
              <w:rPr>
                <w:rStyle w:val="Hyperlink"/>
                <w:noProof/>
              </w:rPr>
              <w:t>Requirements</w:t>
            </w:r>
            <w:r w:rsidR="00045320">
              <w:rPr>
                <w:noProof/>
                <w:webHidden/>
              </w:rPr>
              <w:tab/>
            </w:r>
            <w:r w:rsidR="00045320">
              <w:rPr>
                <w:noProof/>
                <w:webHidden/>
              </w:rPr>
              <w:fldChar w:fldCharType="begin"/>
            </w:r>
            <w:r w:rsidR="00045320">
              <w:rPr>
                <w:noProof/>
                <w:webHidden/>
              </w:rPr>
              <w:instrText xml:space="preserve"> PAGEREF _Toc100676479 \h </w:instrText>
            </w:r>
            <w:r w:rsidR="00045320">
              <w:rPr>
                <w:noProof/>
                <w:webHidden/>
              </w:rPr>
            </w:r>
            <w:r w:rsidR="00045320">
              <w:rPr>
                <w:noProof/>
                <w:webHidden/>
              </w:rPr>
              <w:fldChar w:fldCharType="separate"/>
            </w:r>
            <w:r w:rsidR="00045320">
              <w:rPr>
                <w:noProof/>
                <w:webHidden/>
              </w:rPr>
              <w:t>28</w:t>
            </w:r>
            <w:r w:rsidR="00045320">
              <w:rPr>
                <w:noProof/>
                <w:webHidden/>
              </w:rPr>
              <w:fldChar w:fldCharType="end"/>
            </w:r>
          </w:hyperlink>
        </w:p>
        <w:p w14:paraId="4C918A91" w14:textId="73A52310" w:rsidR="00045320" w:rsidRDefault="00194717">
          <w:pPr>
            <w:pStyle w:val="TOC3"/>
            <w:rPr>
              <w:rFonts w:eastAsiaTheme="minorEastAsia"/>
              <w:noProof/>
              <w:sz w:val="22"/>
              <w:szCs w:val="22"/>
              <w:lang w:val="en-IE" w:eastAsia="en-IE"/>
            </w:rPr>
          </w:pPr>
          <w:hyperlink w:anchor="_Toc100676480" w:history="1">
            <w:r w:rsidR="00045320" w:rsidRPr="00C05EA3">
              <w:rPr>
                <w:rStyle w:val="Hyperlink"/>
                <w:noProof/>
                <w14:scene3d>
                  <w14:camera w14:prst="orthographicFront"/>
                  <w14:lightRig w14:rig="threePt" w14:dir="t">
                    <w14:rot w14:lat="0" w14:lon="0" w14:rev="0"/>
                  </w14:lightRig>
                </w14:scene3d>
              </w:rPr>
              <w:t>8.2.2</w:t>
            </w:r>
            <w:r w:rsidR="00045320">
              <w:rPr>
                <w:rFonts w:eastAsiaTheme="minorEastAsia"/>
                <w:noProof/>
                <w:sz w:val="22"/>
                <w:szCs w:val="22"/>
                <w:lang w:val="en-IE" w:eastAsia="en-IE"/>
              </w:rPr>
              <w:tab/>
            </w:r>
            <w:r w:rsidR="00045320" w:rsidRPr="00C05EA3">
              <w:rPr>
                <w:rStyle w:val="Hyperlink"/>
                <w:noProof/>
              </w:rPr>
              <w:t>Design</w:t>
            </w:r>
            <w:r w:rsidR="00045320">
              <w:rPr>
                <w:noProof/>
                <w:webHidden/>
              </w:rPr>
              <w:tab/>
            </w:r>
            <w:r w:rsidR="00045320">
              <w:rPr>
                <w:noProof/>
                <w:webHidden/>
              </w:rPr>
              <w:fldChar w:fldCharType="begin"/>
            </w:r>
            <w:r w:rsidR="00045320">
              <w:rPr>
                <w:noProof/>
                <w:webHidden/>
              </w:rPr>
              <w:instrText xml:space="preserve"> PAGEREF _Toc100676480 \h </w:instrText>
            </w:r>
            <w:r w:rsidR="00045320">
              <w:rPr>
                <w:noProof/>
                <w:webHidden/>
              </w:rPr>
            </w:r>
            <w:r w:rsidR="00045320">
              <w:rPr>
                <w:noProof/>
                <w:webHidden/>
              </w:rPr>
              <w:fldChar w:fldCharType="separate"/>
            </w:r>
            <w:r w:rsidR="00045320">
              <w:rPr>
                <w:noProof/>
                <w:webHidden/>
              </w:rPr>
              <w:t>28</w:t>
            </w:r>
            <w:r w:rsidR="00045320">
              <w:rPr>
                <w:noProof/>
                <w:webHidden/>
              </w:rPr>
              <w:fldChar w:fldCharType="end"/>
            </w:r>
          </w:hyperlink>
        </w:p>
        <w:p w14:paraId="067DB89E" w14:textId="7E572233" w:rsidR="00045320" w:rsidRDefault="00194717">
          <w:pPr>
            <w:pStyle w:val="TOC3"/>
            <w:rPr>
              <w:rFonts w:eastAsiaTheme="minorEastAsia"/>
              <w:noProof/>
              <w:sz w:val="22"/>
              <w:szCs w:val="22"/>
              <w:lang w:val="en-IE" w:eastAsia="en-IE"/>
            </w:rPr>
          </w:pPr>
          <w:hyperlink w:anchor="_Toc100676481" w:history="1">
            <w:r w:rsidR="00045320" w:rsidRPr="00C05EA3">
              <w:rPr>
                <w:rStyle w:val="Hyperlink"/>
                <w:noProof/>
                <w14:scene3d>
                  <w14:camera w14:prst="orthographicFront"/>
                  <w14:lightRig w14:rig="threePt" w14:dir="t">
                    <w14:rot w14:lat="0" w14:lon="0" w14:rev="0"/>
                  </w14:lightRig>
                </w14:scene3d>
              </w:rPr>
              <w:t>8.2.3</w:t>
            </w:r>
            <w:r w:rsidR="00045320">
              <w:rPr>
                <w:rFonts w:eastAsiaTheme="minorEastAsia"/>
                <w:noProof/>
                <w:sz w:val="22"/>
                <w:szCs w:val="22"/>
                <w:lang w:val="en-IE" w:eastAsia="en-IE"/>
              </w:rPr>
              <w:tab/>
            </w:r>
            <w:r w:rsidR="00045320" w:rsidRPr="00C05EA3">
              <w:rPr>
                <w:rStyle w:val="Hyperlink"/>
                <w:noProof/>
              </w:rPr>
              <w:t>Implementation</w:t>
            </w:r>
            <w:r w:rsidR="00045320">
              <w:rPr>
                <w:noProof/>
                <w:webHidden/>
              </w:rPr>
              <w:tab/>
            </w:r>
            <w:r w:rsidR="00045320">
              <w:rPr>
                <w:noProof/>
                <w:webHidden/>
              </w:rPr>
              <w:fldChar w:fldCharType="begin"/>
            </w:r>
            <w:r w:rsidR="00045320">
              <w:rPr>
                <w:noProof/>
                <w:webHidden/>
              </w:rPr>
              <w:instrText xml:space="preserve"> PAGEREF _Toc100676481 \h </w:instrText>
            </w:r>
            <w:r w:rsidR="00045320">
              <w:rPr>
                <w:noProof/>
                <w:webHidden/>
              </w:rPr>
            </w:r>
            <w:r w:rsidR="00045320">
              <w:rPr>
                <w:noProof/>
                <w:webHidden/>
              </w:rPr>
              <w:fldChar w:fldCharType="separate"/>
            </w:r>
            <w:r w:rsidR="00045320">
              <w:rPr>
                <w:noProof/>
                <w:webHidden/>
              </w:rPr>
              <w:t>29</w:t>
            </w:r>
            <w:r w:rsidR="00045320">
              <w:rPr>
                <w:noProof/>
                <w:webHidden/>
              </w:rPr>
              <w:fldChar w:fldCharType="end"/>
            </w:r>
          </w:hyperlink>
        </w:p>
        <w:p w14:paraId="20203402" w14:textId="440ED9C3" w:rsidR="00045320" w:rsidRDefault="00194717">
          <w:pPr>
            <w:pStyle w:val="TOC3"/>
            <w:rPr>
              <w:rFonts w:eastAsiaTheme="minorEastAsia"/>
              <w:noProof/>
              <w:sz w:val="22"/>
              <w:szCs w:val="22"/>
              <w:lang w:val="en-IE" w:eastAsia="en-IE"/>
            </w:rPr>
          </w:pPr>
          <w:hyperlink w:anchor="_Toc100676482" w:history="1">
            <w:r w:rsidR="00045320" w:rsidRPr="00C05EA3">
              <w:rPr>
                <w:rStyle w:val="Hyperlink"/>
                <w:noProof/>
                <w14:scene3d>
                  <w14:camera w14:prst="orthographicFront"/>
                  <w14:lightRig w14:rig="threePt" w14:dir="t">
                    <w14:rot w14:lat="0" w14:lon="0" w14:rev="0"/>
                  </w14:lightRig>
                </w14:scene3d>
              </w:rPr>
              <w:t>8.2.4</w:t>
            </w:r>
            <w:r w:rsidR="00045320">
              <w:rPr>
                <w:rFonts w:eastAsiaTheme="minorEastAsia"/>
                <w:noProof/>
                <w:sz w:val="22"/>
                <w:szCs w:val="22"/>
                <w:lang w:val="en-IE" w:eastAsia="en-IE"/>
              </w:rPr>
              <w:tab/>
            </w:r>
            <w:r w:rsidR="00045320" w:rsidRPr="00C05EA3">
              <w:rPr>
                <w:rStyle w:val="Hyperlink"/>
                <w:noProof/>
              </w:rPr>
              <w:t>Testing</w:t>
            </w:r>
            <w:r w:rsidR="00045320">
              <w:rPr>
                <w:noProof/>
                <w:webHidden/>
              </w:rPr>
              <w:tab/>
            </w:r>
            <w:r w:rsidR="00045320">
              <w:rPr>
                <w:noProof/>
                <w:webHidden/>
              </w:rPr>
              <w:fldChar w:fldCharType="begin"/>
            </w:r>
            <w:r w:rsidR="00045320">
              <w:rPr>
                <w:noProof/>
                <w:webHidden/>
              </w:rPr>
              <w:instrText xml:space="preserve"> PAGEREF _Toc100676482 \h </w:instrText>
            </w:r>
            <w:r w:rsidR="00045320">
              <w:rPr>
                <w:noProof/>
                <w:webHidden/>
              </w:rPr>
            </w:r>
            <w:r w:rsidR="00045320">
              <w:rPr>
                <w:noProof/>
                <w:webHidden/>
              </w:rPr>
              <w:fldChar w:fldCharType="separate"/>
            </w:r>
            <w:r w:rsidR="00045320">
              <w:rPr>
                <w:noProof/>
                <w:webHidden/>
              </w:rPr>
              <w:t>29</w:t>
            </w:r>
            <w:r w:rsidR="00045320">
              <w:rPr>
                <w:noProof/>
                <w:webHidden/>
              </w:rPr>
              <w:fldChar w:fldCharType="end"/>
            </w:r>
          </w:hyperlink>
        </w:p>
        <w:p w14:paraId="0E77E375" w14:textId="0126C917" w:rsidR="00045320" w:rsidRDefault="00194717">
          <w:pPr>
            <w:pStyle w:val="TOC2"/>
            <w:tabs>
              <w:tab w:val="left" w:pos="880"/>
              <w:tab w:val="right" w:pos="9016"/>
            </w:tabs>
            <w:rPr>
              <w:rFonts w:eastAsiaTheme="minorEastAsia"/>
              <w:noProof/>
              <w:sz w:val="22"/>
              <w:szCs w:val="22"/>
              <w:lang w:val="en-IE" w:eastAsia="en-IE"/>
            </w:rPr>
          </w:pPr>
          <w:hyperlink w:anchor="_Toc100676483" w:history="1">
            <w:r w:rsidR="00045320" w:rsidRPr="00C05EA3">
              <w:rPr>
                <w:rStyle w:val="Hyperlink"/>
                <w:noProof/>
                <w14:scene3d>
                  <w14:camera w14:prst="orthographicFront"/>
                  <w14:lightRig w14:rig="threePt" w14:dir="t">
                    <w14:rot w14:lat="0" w14:lon="0" w14:rev="0"/>
                  </w14:lightRig>
                </w14:scene3d>
              </w:rPr>
              <w:t>8.3</w:t>
            </w:r>
            <w:r w:rsidR="00045320">
              <w:rPr>
                <w:rFonts w:eastAsiaTheme="minorEastAsia"/>
                <w:noProof/>
                <w:sz w:val="22"/>
                <w:szCs w:val="22"/>
                <w:lang w:val="en-IE" w:eastAsia="en-IE"/>
              </w:rPr>
              <w:tab/>
            </w:r>
            <w:r w:rsidR="00045320" w:rsidRPr="00C05EA3">
              <w:rPr>
                <w:rStyle w:val="Hyperlink"/>
                <w:noProof/>
              </w:rPr>
              <w:t>Project Management Tools</w:t>
            </w:r>
            <w:r w:rsidR="00045320">
              <w:rPr>
                <w:noProof/>
                <w:webHidden/>
              </w:rPr>
              <w:tab/>
            </w:r>
            <w:r w:rsidR="00045320">
              <w:rPr>
                <w:noProof/>
                <w:webHidden/>
              </w:rPr>
              <w:fldChar w:fldCharType="begin"/>
            </w:r>
            <w:r w:rsidR="00045320">
              <w:rPr>
                <w:noProof/>
                <w:webHidden/>
              </w:rPr>
              <w:instrText xml:space="preserve"> PAGEREF _Toc100676483 \h </w:instrText>
            </w:r>
            <w:r w:rsidR="00045320">
              <w:rPr>
                <w:noProof/>
                <w:webHidden/>
              </w:rPr>
            </w:r>
            <w:r w:rsidR="00045320">
              <w:rPr>
                <w:noProof/>
                <w:webHidden/>
              </w:rPr>
              <w:fldChar w:fldCharType="separate"/>
            </w:r>
            <w:r w:rsidR="00045320">
              <w:rPr>
                <w:noProof/>
                <w:webHidden/>
              </w:rPr>
              <w:t>29</w:t>
            </w:r>
            <w:r w:rsidR="00045320">
              <w:rPr>
                <w:noProof/>
                <w:webHidden/>
              </w:rPr>
              <w:fldChar w:fldCharType="end"/>
            </w:r>
          </w:hyperlink>
        </w:p>
        <w:p w14:paraId="285DB1DC" w14:textId="4A004A98" w:rsidR="00045320" w:rsidRDefault="00194717">
          <w:pPr>
            <w:pStyle w:val="TOC3"/>
            <w:rPr>
              <w:rFonts w:eastAsiaTheme="minorEastAsia"/>
              <w:noProof/>
              <w:sz w:val="22"/>
              <w:szCs w:val="22"/>
              <w:lang w:val="en-IE" w:eastAsia="en-IE"/>
            </w:rPr>
          </w:pPr>
          <w:hyperlink w:anchor="_Toc100676484" w:history="1">
            <w:r w:rsidR="00045320" w:rsidRPr="00C05EA3">
              <w:rPr>
                <w:rStyle w:val="Hyperlink"/>
                <w:noProof/>
                <w14:scene3d>
                  <w14:camera w14:prst="orthographicFront"/>
                  <w14:lightRig w14:rig="threePt" w14:dir="t">
                    <w14:rot w14:lat="0" w14:lon="0" w14:rev="0"/>
                  </w14:lightRig>
                </w14:scene3d>
              </w:rPr>
              <w:t>8.3.1</w:t>
            </w:r>
            <w:r w:rsidR="00045320">
              <w:rPr>
                <w:rFonts w:eastAsiaTheme="minorEastAsia"/>
                <w:noProof/>
                <w:sz w:val="22"/>
                <w:szCs w:val="22"/>
                <w:lang w:val="en-IE" w:eastAsia="en-IE"/>
              </w:rPr>
              <w:tab/>
            </w:r>
            <w:r w:rsidR="00045320" w:rsidRPr="00C05EA3">
              <w:rPr>
                <w:rStyle w:val="Hyperlink"/>
                <w:noProof/>
              </w:rPr>
              <w:t>GitHub Project</w:t>
            </w:r>
            <w:r w:rsidR="00045320">
              <w:rPr>
                <w:noProof/>
                <w:webHidden/>
              </w:rPr>
              <w:tab/>
            </w:r>
            <w:r w:rsidR="00045320">
              <w:rPr>
                <w:noProof/>
                <w:webHidden/>
              </w:rPr>
              <w:fldChar w:fldCharType="begin"/>
            </w:r>
            <w:r w:rsidR="00045320">
              <w:rPr>
                <w:noProof/>
                <w:webHidden/>
              </w:rPr>
              <w:instrText xml:space="preserve"> PAGEREF _Toc100676484 \h </w:instrText>
            </w:r>
            <w:r w:rsidR="00045320">
              <w:rPr>
                <w:noProof/>
                <w:webHidden/>
              </w:rPr>
            </w:r>
            <w:r w:rsidR="00045320">
              <w:rPr>
                <w:noProof/>
                <w:webHidden/>
              </w:rPr>
              <w:fldChar w:fldCharType="separate"/>
            </w:r>
            <w:r w:rsidR="00045320">
              <w:rPr>
                <w:noProof/>
                <w:webHidden/>
              </w:rPr>
              <w:t>29</w:t>
            </w:r>
            <w:r w:rsidR="00045320">
              <w:rPr>
                <w:noProof/>
                <w:webHidden/>
              </w:rPr>
              <w:fldChar w:fldCharType="end"/>
            </w:r>
          </w:hyperlink>
        </w:p>
        <w:p w14:paraId="2D7CFACC" w14:textId="40B863E6" w:rsidR="00045320" w:rsidRDefault="00194717">
          <w:pPr>
            <w:pStyle w:val="TOC3"/>
            <w:rPr>
              <w:rFonts w:eastAsiaTheme="minorEastAsia"/>
              <w:noProof/>
              <w:sz w:val="22"/>
              <w:szCs w:val="22"/>
              <w:lang w:val="en-IE" w:eastAsia="en-IE"/>
            </w:rPr>
          </w:pPr>
          <w:hyperlink w:anchor="_Toc100676485" w:history="1">
            <w:r w:rsidR="00045320" w:rsidRPr="00C05EA3">
              <w:rPr>
                <w:rStyle w:val="Hyperlink"/>
                <w:noProof/>
                <w14:scene3d>
                  <w14:camera w14:prst="orthographicFront"/>
                  <w14:lightRig w14:rig="threePt" w14:dir="t">
                    <w14:rot w14:lat="0" w14:lon="0" w14:rev="0"/>
                  </w14:lightRig>
                </w14:scene3d>
              </w:rPr>
              <w:t>8.3.2</w:t>
            </w:r>
            <w:r w:rsidR="00045320">
              <w:rPr>
                <w:rFonts w:eastAsiaTheme="minorEastAsia"/>
                <w:noProof/>
                <w:sz w:val="22"/>
                <w:szCs w:val="22"/>
                <w:lang w:val="en-IE" w:eastAsia="en-IE"/>
              </w:rPr>
              <w:tab/>
            </w:r>
            <w:r w:rsidR="00045320" w:rsidRPr="00C05EA3">
              <w:rPr>
                <w:rStyle w:val="Hyperlink"/>
                <w:noProof/>
              </w:rPr>
              <w:t>GitHub</w:t>
            </w:r>
            <w:r w:rsidR="00045320">
              <w:rPr>
                <w:noProof/>
                <w:webHidden/>
              </w:rPr>
              <w:tab/>
            </w:r>
            <w:r w:rsidR="00045320">
              <w:rPr>
                <w:noProof/>
                <w:webHidden/>
              </w:rPr>
              <w:fldChar w:fldCharType="begin"/>
            </w:r>
            <w:r w:rsidR="00045320">
              <w:rPr>
                <w:noProof/>
                <w:webHidden/>
              </w:rPr>
              <w:instrText xml:space="preserve"> PAGEREF _Toc100676485 \h </w:instrText>
            </w:r>
            <w:r w:rsidR="00045320">
              <w:rPr>
                <w:noProof/>
                <w:webHidden/>
              </w:rPr>
            </w:r>
            <w:r w:rsidR="00045320">
              <w:rPr>
                <w:noProof/>
                <w:webHidden/>
              </w:rPr>
              <w:fldChar w:fldCharType="separate"/>
            </w:r>
            <w:r w:rsidR="00045320">
              <w:rPr>
                <w:noProof/>
                <w:webHidden/>
              </w:rPr>
              <w:t>30</w:t>
            </w:r>
            <w:r w:rsidR="00045320">
              <w:rPr>
                <w:noProof/>
                <w:webHidden/>
              </w:rPr>
              <w:fldChar w:fldCharType="end"/>
            </w:r>
          </w:hyperlink>
        </w:p>
        <w:p w14:paraId="2EAE2E97" w14:textId="6EA17E39" w:rsidR="00045320" w:rsidRDefault="00194717">
          <w:pPr>
            <w:pStyle w:val="TOC1"/>
            <w:tabs>
              <w:tab w:val="left" w:pos="440"/>
              <w:tab w:val="right" w:pos="9016"/>
            </w:tabs>
            <w:rPr>
              <w:rFonts w:eastAsiaTheme="minorEastAsia"/>
              <w:noProof/>
              <w:sz w:val="22"/>
              <w:szCs w:val="22"/>
              <w:lang w:val="en-IE" w:eastAsia="en-IE"/>
            </w:rPr>
          </w:pPr>
          <w:hyperlink w:anchor="_Toc100676486" w:history="1">
            <w:r w:rsidR="00045320" w:rsidRPr="00C05EA3">
              <w:rPr>
                <w:rStyle w:val="Hyperlink"/>
                <w:noProof/>
              </w:rPr>
              <w:t>9</w:t>
            </w:r>
            <w:r w:rsidR="00045320">
              <w:rPr>
                <w:rFonts w:eastAsiaTheme="minorEastAsia"/>
                <w:noProof/>
                <w:sz w:val="22"/>
                <w:szCs w:val="22"/>
                <w:lang w:val="en-IE" w:eastAsia="en-IE"/>
              </w:rPr>
              <w:tab/>
            </w:r>
            <w:r w:rsidR="00045320" w:rsidRPr="00C05EA3">
              <w:rPr>
                <w:rStyle w:val="Hyperlink"/>
                <w:noProof/>
              </w:rPr>
              <w:t>Reflection</w:t>
            </w:r>
            <w:r w:rsidR="00045320">
              <w:rPr>
                <w:noProof/>
                <w:webHidden/>
              </w:rPr>
              <w:tab/>
            </w:r>
            <w:r w:rsidR="00045320">
              <w:rPr>
                <w:noProof/>
                <w:webHidden/>
              </w:rPr>
              <w:fldChar w:fldCharType="begin"/>
            </w:r>
            <w:r w:rsidR="00045320">
              <w:rPr>
                <w:noProof/>
                <w:webHidden/>
              </w:rPr>
              <w:instrText xml:space="preserve"> PAGEREF _Toc100676486 \h </w:instrText>
            </w:r>
            <w:r w:rsidR="00045320">
              <w:rPr>
                <w:noProof/>
                <w:webHidden/>
              </w:rPr>
            </w:r>
            <w:r w:rsidR="00045320">
              <w:rPr>
                <w:noProof/>
                <w:webHidden/>
              </w:rPr>
              <w:fldChar w:fldCharType="separate"/>
            </w:r>
            <w:r w:rsidR="00045320">
              <w:rPr>
                <w:noProof/>
                <w:webHidden/>
              </w:rPr>
              <w:t>31</w:t>
            </w:r>
            <w:r w:rsidR="00045320">
              <w:rPr>
                <w:noProof/>
                <w:webHidden/>
              </w:rPr>
              <w:fldChar w:fldCharType="end"/>
            </w:r>
          </w:hyperlink>
        </w:p>
        <w:p w14:paraId="6B3E1F75" w14:textId="5513D097" w:rsidR="00045320" w:rsidRDefault="00194717">
          <w:pPr>
            <w:pStyle w:val="TOC2"/>
            <w:tabs>
              <w:tab w:val="left" w:pos="880"/>
              <w:tab w:val="right" w:pos="9016"/>
            </w:tabs>
            <w:rPr>
              <w:rFonts w:eastAsiaTheme="minorEastAsia"/>
              <w:noProof/>
              <w:sz w:val="22"/>
              <w:szCs w:val="22"/>
              <w:lang w:val="en-IE" w:eastAsia="en-IE"/>
            </w:rPr>
          </w:pPr>
          <w:hyperlink w:anchor="_Toc100676487" w:history="1">
            <w:r w:rsidR="00045320" w:rsidRPr="00C05EA3">
              <w:rPr>
                <w:rStyle w:val="Hyperlink"/>
                <w:noProof/>
                <w14:scene3d>
                  <w14:camera w14:prst="orthographicFront"/>
                  <w14:lightRig w14:rig="threePt" w14:dir="t">
                    <w14:rot w14:lat="0" w14:lon="0" w14:rev="0"/>
                  </w14:lightRig>
                </w14:scene3d>
              </w:rPr>
              <w:t>9.1</w:t>
            </w:r>
            <w:r w:rsidR="00045320">
              <w:rPr>
                <w:rFonts w:eastAsiaTheme="minorEastAsia"/>
                <w:noProof/>
                <w:sz w:val="22"/>
                <w:szCs w:val="22"/>
                <w:lang w:val="en-IE" w:eastAsia="en-IE"/>
              </w:rPr>
              <w:tab/>
            </w:r>
            <w:r w:rsidR="00045320" w:rsidRPr="00C05EA3">
              <w:rPr>
                <w:rStyle w:val="Hyperlink"/>
                <w:noProof/>
              </w:rPr>
              <w:t>Your views on the project</w:t>
            </w:r>
            <w:r w:rsidR="00045320">
              <w:rPr>
                <w:noProof/>
                <w:webHidden/>
              </w:rPr>
              <w:tab/>
            </w:r>
            <w:r w:rsidR="00045320">
              <w:rPr>
                <w:noProof/>
                <w:webHidden/>
              </w:rPr>
              <w:fldChar w:fldCharType="begin"/>
            </w:r>
            <w:r w:rsidR="00045320">
              <w:rPr>
                <w:noProof/>
                <w:webHidden/>
              </w:rPr>
              <w:instrText xml:space="preserve"> PAGEREF _Toc100676487 \h </w:instrText>
            </w:r>
            <w:r w:rsidR="00045320">
              <w:rPr>
                <w:noProof/>
                <w:webHidden/>
              </w:rPr>
            </w:r>
            <w:r w:rsidR="00045320">
              <w:rPr>
                <w:noProof/>
                <w:webHidden/>
              </w:rPr>
              <w:fldChar w:fldCharType="separate"/>
            </w:r>
            <w:r w:rsidR="00045320">
              <w:rPr>
                <w:noProof/>
                <w:webHidden/>
              </w:rPr>
              <w:t>31</w:t>
            </w:r>
            <w:r w:rsidR="00045320">
              <w:rPr>
                <w:noProof/>
                <w:webHidden/>
              </w:rPr>
              <w:fldChar w:fldCharType="end"/>
            </w:r>
          </w:hyperlink>
        </w:p>
        <w:p w14:paraId="4949CC15" w14:textId="3D85A447" w:rsidR="00045320" w:rsidRDefault="00194717">
          <w:pPr>
            <w:pStyle w:val="TOC2"/>
            <w:tabs>
              <w:tab w:val="left" w:pos="880"/>
              <w:tab w:val="right" w:pos="9016"/>
            </w:tabs>
            <w:rPr>
              <w:rFonts w:eastAsiaTheme="minorEastAsia"/>
              <w:noProof/>
              <w:sz w:val="22"/>
              <w:szCs w:val="22"/>
              <w:lang w:val="en-IE" w:eastAsia="en-IE"/>
            </w:rPr>
          </w:pPr>
          <w:hyperlink w:anchor="_Toc100676488" w:history="1">
            <w:r w:rsidR="00045320" w:rsidRPr="00C05EA3">
              <w:rPr>
                <w:rStyle w:val="Hyperlink"/>
                <w:noProof/>
                <w14:scene3d>
                  <w14:camera w14:prst="orthographicFront"/>
                  <w14:lightRig w14:rig="threePt" w14:dir="t">
                    <w14:rot w14:lat="0" w14:lon="0" w14:rev="0"/>
                  </w14:lightRig>
                </w14:scene3d>
              </w:rPr>
              <w:t>9.2</w:t>
            </w:r>
            <w:r w:rsidR="00045320">
              <w:rPr>
                <w:rFonts w:eastAsiaTheme="minorEastAsia"/>
                <w:noProof/>
                <w:sz w:val="22"/>
                <w:szCs w:val="22"/>
                <w:lang w:val="en-IE" w:eastAsia="en-IE"/>
              </w:rPr>
              <w:tab/>
            </w:r>
            <w:r w:rsidR="00045320" w:rsidRPr="00C05EA3">
              <w:rPr>
                <w:rStyle w:val="Hyperlink"/>
                <w:noProof/>
              </w:rPr>
              <w:t>How could the project be developed further?</w:t>
            </w:r>
            <w:r w:rsidR="00045320">
              <w:rPr>
                <w:noProof/>
                <w:webHidden/>
              </w:rPr>
              <w:tab/>
            </w:r>
            <w:r w:rsidR="00045320">
              <w:rPr>
                <w:noProof/>
                <w:webHidden/>
              </w:rPr>
              <w:fldChar w:fldCharType="begin"/>
            </w:r>
            <w:r w:rsidR="00045320">
              <w:rPr>
                <w:noProof/>
                <w:webHidden/>
              </w:rPr>
              <w:instrText xml:space="preserve"> PAGEREF _Toc100676488 \h </w:instrText>
            </w:r>
            <w:r w:rsidR="00045320">
              <w:rPr>
                <w:noProof/>
                <w:webHidden/>
              </w:rPr>
            </w:r>
            <w:r w:rsidR="00045320">
              <w:rPr>
                <w:noProof/>
                <w:webHidden/>
              </w:rPr>
              <w:fldChar w:fldCharType="separate"/>
            </w:r>
            <w:r w:rsidR="00045320">
              <w:rPr>
                <w:noProof/>
                <w:webHidden/>
              </w:rPr>
              <w:t>31</w:t>
            </w:r>
            <w:r w:rsidR="00045320">
              <w:rPr>
                <w:noProof/>
                <w:webHidden/>
              </w:rPr>
              <w:fldChar w:fldCharType="end"/>
            </w:r>
          </w:hyperlink>
        </w:p>
        <w:p w14:paraId="2F270FC8" w14:textId="1C68BCA7" w:rsidR="00045320" w:rsidRDefault="00194717">
          <w:pPr>
            <w:pStyle w:val="TOC2"/>
            <w:tabs>
              <w:tab w:val="left" w:pos="880"/>
              <w:tab w:val="right" w:pos="9016"/>
            </w:tabs>
            <w:rPr>
              <w:rFonts w:eastAsiaTheme="minorEastAsia"/>
              <w:noProof/>
              <w:sz w:val="22"/>
              <w:szCs w:val="22"/>
              <w:lang w:val="en-IE" w:eastAsia="en-IE"/>
            </w:rPr>
          </w:pPr>
          <w:hyperlink w:anchor="_Toc100676489" w:history="1">
            <w:r w:rsidR="00045320" w:rsidRPr="00C05EA3">
              <w:rPr>
                <w:rStyle w:val="Hyperlink"/>
                <w:noProof/>
                <w14:scene3d>
                  <w14:camera w14:prst="orthographicFront"/>
                  <w14:lightRig w14:rig="threePt" w14:dir="t">
                    <w14:rot w14:lat="0" w14:lon="0" w14:rev="0"/>
                  </w14:lightRig>
                </w14:scene3d>
              </w:rPr>
              <w:t>9.3</w:t>
            </w:r>
            <w:r w:rsidR="00045320">
              <w:rPr>
                <w:rFonts w:eastAsiaTheme="minorEastAsia"/>
                <w:noProof/>
                <w:sz w:val="22"/>
                <w:szCs w:val="22"/>
                <w:lang w:val="en-IE" w:eastAsia="en-IE"/>
              </w:rPr>
              <w:tab/>
            </w:r>
            <w:r w:rsidR="00045320" w:rsidRPr="00C05EA3">
              <w:rPr>
                <w:rStyle w:val="Hyperlink"/>
                <w:noProof/>
              </w:rPr>
              <w:t>Assessment of your learning.</w:t>
            </w:r>
            <w:r w:rsidR="00045320">
              <w:rPr>
                <w:noProof/>
                <w:webHidden/>
              </w:rPr>
              <w:tab/>
            </w:r>
            <w:r w:rsidR="00045320">
              <w:rPr>
                <w:noProof/>
                <w:webHidden/>
              </w:rPr>
              <w:fldChar w:fldCharType="begin"/>
            </w:r>
            <w:r w:rsidR="00045320">
              <w:rPr>
                <w:noProof/>
                <w:webHidden/>
              </w:rPr>
              <w:instrText xml:space="preserve"> PAGEREF _Toc100676489 \h </w:instrText>
            </w:r>
            <w:r w:rsidR="00045320">
              <w:rPr>
                <w:noProof/>
                <w:webHidden/>
              </w:rPr>
            </w:r>
            <w:r w:rsidR="00045320">
              <w:rPr>
                <w:noProof/>
                <w:webHidden/>
              </w:rPr>
              <w:fldChar w:fldCharType="separate"/>
            </w:r>
            <w:r w:rsidR="00045320">
              <w:rPr>
                <w:noProof/>
                <w:webHidden/>
              </w:rPr>
              <w:t>31</w:t>
            </w:r>
            <w:r w:rsidR="00045320">
              <w:rPr>
                <w:noProof/>
                <w:webHidden/>
              </w:rPr>
              <w:fldChar w:fldCharType="end"/>
            </w:r>
          </w:hyperlink>
        </w:p>
        <w:p w14:paraId="08953072" w14:textId="3B165709" w:rsidR="00045320" w:rsidRDefault="00194717">
          <w:pPr>
            <w:pStyle w:val="TOC2"/>
            <w:tabs>
              <w:tab w:val="left" w:pos="880"/>
              <w:tab w:val="right" w:pos="9016"/>
            </w:tabs>
            <w:rPr>
              <w:rFonts w:eastAsiaTheme="minorEastAsia"/>
              <w:noProof/>
              <w:sz w:val="22"/>
              <w:szCs w:val="22"/>
              <w:lang w:val="en-IE" w:eastAsia="en-IE"/>
            </w:rPr>
          </w:pPr>
          <w:hyperlink w:anchor="_Toc100676490" w:history="1">
            <w:r w:rsidR="00045320" w:rsidRPr="00C05EA3">
              <w:rPr>
                <w:rStyle w:val="Hyperlink"/>
                <w:noProof/>
                <w14:scene3d>
                  <w14:camera w14:prst="orthographicFront"/>
                  <w14:lightRig w14:rig="threePt" w14:dir="t">
                    <w14:rot w14:lat="0" w14:lon="0" w14:rev="0"/>
                  </w14:lightRig>
                </w14:scene3d>
              </w:rPr>
              <w:t>9.4</w:t>
            </w:r>
            <w:r w:rsidR="00045320">
              <w:rPr>
                <w:rFonts w:eastAsiaTheme="minorEastAsia"/>
                <w:noProof/>
                <w:sz w:val="22"/>
                <w:szCs w:val="22"/>
                <w:lang w:val="en-IE" w:eastAsia="en-IE"/>
              </w:rPr>
              <w:tab/>
            </w:r>
            <w:r w:rsidR="00045320" w:rsidRPr="00C05EA3">
              <w:rPr>
                <w:rStyle w:val="Hyperlink"/>
                <w:noProof/>
              </w:rPr>
              <w:t>Completing a large software development project</w:t>
            </w:r>
            <w:r w:rsidR="00045320">
              <w:rPr>
                <w:noProof/>
                <w:webHidden/>
              </w:rPr>
              <w:tab/>
            </w:r>
            <w:r w:rsidR="00045320">
              <w:rPr>
                <w:noProof/>
                <w:webHidden/>
              </w:rPr>
              <w:fldChar w:fldCharType="begin"/>
            </w:r>
            <w:r w:rsidR="00045320">
              <w:rPr>
                <w:noProof/>
                <w:webHidden/>
              </w:rPr>
              <w:instrText xml:space="preserve"> PAGEREF _Toc100676490 \h </w:instrText>
            </w:r>
            <w:r w:rsidR="00045320">
              <w:rPr>
                <w:noProof/>
                <w:webHidden/>
              </w:rPr>
            </w:r>
            <w:r w:rsidR="00045320">
              <w:rPr>
                <w:noProof/>
                <w:webHidden/>
              </w:rPr>
              <w:fldChar w:fldCharType="separate"/>
            </w:r>
            <w:r w:rsidR="00045320">
              <w:rPr>
                <w:noProof/>
                <w:webHidden/>
              </w:rPr>
              <w:t>31</w:t>
            </w:r>
            <w:r w:rsidR="00045320">
              <w:rPr>
                <w:noProof/>
                <w:webHidden/>
              </w:rPr>
              <w:fldChar w:fldCharType="end"/>
            </w:r>
          </w:hyperlink>
        </w:p>
        <w:p w14:paraId="5E702F26" w14:textId="49D0864B" w:rsidR="00045320" w:rsidRDefault="00194717">
          <w:pPr>
            <w:pStyle w:val="TOC1"/>
            <w:tabs>
              <w:tab w:val="left" w:pos="660"/>
              <w:tab w:val="right" w:pos="9016"/>
            </w:tabs>
            <w:rPr>
              <w:rFonts w:eastAsiaTheme="minorEastAsia"/>
              <w:noProof/>
              <w:sz w:val="22"/>
              <w:szCs w:val="22"/>
              <w:lang w:val="en-IE" w:eastAsia="en-IE"/>
            </w:rPr>
          </w:pPr>
          <w:hyperlink w:anchor="_Toc100676491" w:history="1">
            <w:r w:rsidR="00045320" w:rsidRPr="00C05EA3">
              <w:rPr>
                <w:rStyle w:val="Hyperlink"/>
                <w:noProof/>
              </w:rPr>
              <w:t>10</w:t>
            </w:r>
            <w:r w:rsidR="00045320">
              <w:rPr>
                <w:rFonts w:eastAsiaTheme="minorEastAsia"/>
                <w:noProof/>
                <w:sz w:val="22"/>
                <w:szCs w:val="22"/>
                <w:lang w:val="en-IE" w:eastAsia="en-IE"/>
              </w:rPr>
              <w:tab/>
            </w:r>
            <w:r w:rsidR="00045320" w:rsidRPr="00C05EA3">
              <w:rPr>
                <w:rStyle w:val="Hyperlink"/>
                <w:noProof/>
              </w:rPr>
              <w:t>References</w:t>
            </w:r>
            <w:r w:rsidR="00045320">
              <w:rPr>
                <w:noProof/>
                <w:webHidden/>
              </w:rPr>
              <w:tab/>
            </w:r>
            <w:r w:rsidR="00045320">
              <w:rPr>
                <w:noProof/>
                <w:webHidden/>
              </w:rPr>
              <w:fldChar w:fldCharType="begin"/>
            </w:r>
            <w:r w:rsidR="00045320">
              <w:rPr>
                <w:noProof/>
                <w:webHidden/>
              </w:rPr>
              <w:instrText xml:space="preserve"> PAGEREF _Toc100676491 \h </w:instrText>
            </w:r>
            <w:r w:rsidR="00045320">
              <w:rPr>
                <w:noProof/>
                <w:webHidden/>
              </w:rPr>
            </w:r>
            <w:r w:rsidR="00045320">
              <w:rPr>
                <w:noProof/>
                <w:webHidden/>
              </w:rPr>
              <w:fldChar w:fldCharType="separate"/>
            </w:r>
            <w:r w:rsidR="00045320">
              <w:rPr>
                <w:noProof/>
                <w:webHidden/>
              </w:rPr>
              <w:t>32</w:t>
            </w:r>
            <w:r w:rsidR="00045320">
              <w:rPr>
                <w:noProof/>
                <w:webHidden/>
              </w:rPr>
              <w:fldChar w:fldCharType="end"/>
            </w:r>
          </w:hyperlink>
        </w:p>
        <w:p w14:paraId="412D8429" w14:textId="10CDA551" w:rsidR="00047246" w:rsidRDefault="35FFBAFA" w:rsidP="00C727B3">
          <w:pPr>
            <w:pStyle w:val="TOC1"/>
            <w:tabs>
              <w:tab w:val="right" w:leader="dot" w:pos="9015"/>
              <w:tab w:val="left" w:pos="480"/>
            </w:tabs>
            <w:sectPr w:rsidR="00047246">
              <w:pgSz w:w="11906" w:h="16838"/>
              <w:pgMar w:top="1440" w:right="1440" w:bottom="1440" w:left="1440" w:header="708" w:footer="708" w:gutter="0"/>
              <w:cols w:space="708"/>
              <w:docGrid w:linePitch="360"/>
            </w:sectPr>
          </w:pPr>
          <w:r>
            <w:fldChar w:fldCharType="end"/>
          </w:r>
        </w:p>
      </w:sdtContent>
    </w:sdt>
    <w:p w14:paraId="26154CA2" w14:textId="5FB58CEB" w:rsidR="00C90399" w:rsidRDefault="0C99EBE0" w:rsidP="008C3C91">
      <w:pPr>
        <w:pStyle w:val="Heading1"/>
      </w:pPr>
      <w:bookmarkStart w:id="6" w:name="_Toc100676421"/>
      <w:r>
        <w:lastRenderedPageBreak/>
        <w:t>Introduction</w:t>
      </w:r>
      <w:bookmarkEnd w:id="6"/>
      <w:r w:rsidR="583B8DF9">
        <w:t xml:space="preserve"> </w:t>
      </w:r>
      <w:r w:rsidR="00C90399" w:rsidRPr="00341348">
        <w:rPr>
          <w:rFonts w:ascii="Calibri" w:eastAsia="Calibri" w:hAnsi="Calibri" w:cs="Calibri"/>
        </w:rPr>
        <w:t xml:space="preserve"> </w:t>
      </w:r>
    </w:p>
    <w:p w14:paraId="7B53ADB9" w14:textId="77777777" w:rsidR="000B2CA9" w:rsidRDefault="000B2CA9" w:rsidP="005A4011">
      <w:pPr>
        <w:pStyle w:val="Heading2"/>
        <w:pPrChange w:id="7" w:author="Tariq Horan" w:date="2022-04-27T15:31:00Z">
          <w:pPr/>
        </w:pPrChange>
      </w:pPr>
      <w:r w:rsidRPr="35087538">
        <w:t>Overall aim</w:t>
      </w:r>
    </w:p>
    <w:p w14:paraId="543C7D6E" w14:textId="77777777" w:rsidR="000B2CA9" w:rsidRDefault="000B2CA9" w:rsidP="000B2CA9">
      <w:r w:rsidRPr="35087538">
        <w:rPr>
          <w:rFonts w:ascii="Calibri" w:eastAsia="Calibri" w:hAnsi="Calibri" w:cs="Calibri"/>
        </w:rPr>
        <w:t>The aim of this software project is to modify and improve fashion trading sites to be more accessible so the site can reach an older demographic.</w:t>
      </w:r>
    </w:p>
    <w:p w14:paraId="2FA4BC1B" w14:textId="77777777" w:rsidR="000B2CA9" w:rsidRDefault="000B2CA9" w:rsidP="000B2CA9">
      <w:r w:rsidRPr="35087538">
        <w:rPr>
          <w:rFonts w:ascii="Calibri" w:eastAsia="Calibri" w:hAnsi="Calibri" w:cs="Calibri"/>
        </w:rPr>
        <w:t xml:space="preserve"> </w:t>
      </w:r>
    </w:p>
    <w:p w14:paraId="5DD114CC" w14:textId="77777777" w:rsidR="000B2CA9" w:rsidRDefault="000B2CA9" w:rsidP="005A4011">
      <w:pPr>
        <w:pStyle w:val="Heading2"/>
        <w:pPrChange w:id="8" w:author="Tariq Horan" w:date="2022-04-27T15:32:00Z">
          <w:pPr/>
        </w:pPrChange>
      </w:pPr>
      <w:r w:rsidRPr="35087538">
        <w:t>Application area</w:t>
      </w:r>
    </w:p>
    <w:p w14:paraId="3917D0C5" w14:textId="77777777" w:rsidR="000B2CA9" w:rsidRDefault="000B2CA9" w:rsidP="000B2CA9">
      <w:r w:rsidRPr="35087538">
        <w:rPr>
          <w:rFonts w:ascii="Calibri" w:eastAsia="Calibri" w:hAnsi="Calibri" w:cs="Calibri"/>
        </w:rPr>
        <w:t>Fashion.</w:t>
      </w:r>
    </w:p>
    <w:p w14:paraId="61B0D64D" w14:textId="77777777" w:rsidR="000B2CA9" w:rsidRDefault="000B2CA9" w:rsidP="000B2CA9">
      <w:r w:rsidRPr="35087538">
        <w:rPr>
          <w:rFonts w:ascii="Calibri" w:eastAsia="Calibri" w:hAnsi="Calibri" w:cs="Calibri"/>
        </w:rPr>
        <w:t xml:space="preserve"> </w:t>
      </w:r>
    </w:p>
    <w:p w14:paraId="581A45C7" w14:textId="77777777" w:rsidR="000B2CA9" w:rsidRDefault="000B2CA9" w:rsidP="005A4011">
      <w:pPr>
        <w:pStyle w:val="Heading2"/>
        <w:pPrChange w:id="9" w:author="Tariq Horan" w:date="2022-04-27T15:32:00Z">
          <w:pPr/>
        </w:pPrChange>
      </w:pPr>
      <w:r w:rsidRPr="35087538">
        <w:t>Technologies</w:t>
      </w:r>
    </w:p>
    <w:p w14:paraId="02F3BC29" w14:textId="07C051E7" w:rsidR="000B2CA9" w:rsidRDefault="000B2CA9" w:rsidP="000B2CA9">
      <w:del w:id="10" w:author="Tariq Horan" w:date="2022-04-27T16:31:00Z">
        <w:r w:rsidRPr="35087538" w:rsidDel="009917FE">
          <w:rPr>
            <w:rFonts w:ascii="Calibri" w:eastAsia="Calibri" w:hAnsi="Calibri" w:cs="Calibri"/>
          </w:rPr>
          <w:delText>PHP</w:delText>
        </w:r>
      </w:del>
      <w:ins w:id="11" w:author="Tariq Horan" w:date="2022-04-27T16:31:00Z">
        <w:r w:rsidR="009917FE">
          <w:rPr>
            <w:rFonts w:ascii="Calibri" w:eastAsia="Calibri" w:hAnsi="Calibri" w:cs="Calibri"/>
          </w:rPr>
          <w:t>PHP</w:t>
        </w:r>
      </w:ins>
      <w:r w:rsidRPr="35087538">
        <w:rPr>
          <w:rFonts w:ascii="Calibri" w:eastAsia="Calibri" w:hAnsi="Calibri" w:cs="Calibri"/>
        </w:rPr>
        <w:t xml:space="preserve">, MySQL, </w:t>
      </w:r>
      <w:del w:id="12" w:author="Tariq Horan" w:date="2022-04-27T16:31:00Z">
        <w:r w:rsidRPr="35087538" w:rsidDel="009917FE">
          <w:rPr>
            <w:rFonts w:ascii="Calibri" w:eastAsia="Calibri" w:hAnsi="Calibri" w:cs="Calibri"/>
          </w:rPr>
          <w:delText>Bootstrap</w:delText>
        </w:r>
      </w:del>
      <w:ins w:id="13" w:author="Tariq Horan" w:date="2022-04-27T16:31:00Z">
        <w:r w:rsidR="009917FE">
          <w:rPr>
            <w:rFonts w:ascii="Calibri" w:eastAsia="Calibri" w:hAnsi="Calibri" w:cs="Calibri"/>
          </w:rPr>
          <w:t>Bootstrap</w:t>
        </w:r>
      </w:ins>
      <w:r w:rsidRPr="35087538">
        <w:rPr>
          <w:rFonts w:ascii="Calibri" w:eastAsia="Calibri" w:hAnsi="Calibri" w:cs="Calibri"/>
        </w:rPr>
        <w:t>, CSS</w:t>
      </w:r>
    </w:p>
    <w:p w14:paraId="5B8634B4" w14:textId="77777777" w:rsidR="000B2CA9" w:rsidRDefault="000B2CA9" w:rsidP="000B2CA9">
      <w:r w:rsidRPr="35087538">
        <w:rPr>
          <w:rFonts w:ascii="Calibri" w:eastAsia="Calibri" w:hAnsi="Calibri" w:cs="Calibri"/>
        </w:rPr>
        <w:t xml:space="preserve"> </w:t>
      </w:r>
    </w:p>
    <w:p w14:paraId="46A0C5FE" w14:textId="77777777" w:rsidR="000B2CA9" w:rsidRDefault="000B2CA9" w:rsidP="005A4011">
      <w:pPr>
        <w:pStyle w:val="Heading2"/>
        <w:pPrChange w:id="14" w:author="Tariq Horan" w:date="2022-04-27T15:32:00Z">
          <w:pPr/>
        </w:pPrChange>
      </w:pPr>
      <w:r w:rsidRPr="35087538">
        <w:t>Tools</w:t>
      </w:r>
    </w:p>
    <w:p w14:paraId="57CDB153" w14:textId="7812BE8A" w:rsidR="001F66D0" w:rsidRDefault="000B2CA9" w:rsidP="000B2CA9">
      <w:r w:rsidRPr="35087538">
        <w:rPr>
          <w:rFonts w:ascii="Calibri" w:eastAsia="Calibri" w:hAnsi="Calibri" w:cs="Calibri"/>
        </w:rPr>
        <w:t xml:space="preserve">IDE, </w:t>
      </w:r>
      <w:del w:id="15" w:author="Tariq Horan" w:date="2022-04-27T16:31:00Z">
        <w:r w:rsidRPr="35087538" w:rsidDel="009917FE">
          <w:rPr>
            <w:rFonts w:ascii="Calibri" w:eastAsia="Calibri" w:hAnsi="Calibri" w:cs="Calibri"/>
          </w:rPr>
          <w:delText>php</w:delText>
        </w:r>
      </w:del>
      <w:ins w:id="16" w:author="Tariq Horan" w:date="2022-04-27T16:31:00Z">
        <w:r w:rsidR="009917FE">
          <w:rPr>
            <w:rFonts w:ascii="Calibri" w:eastAsia="Calibri" w:hAnsi="Calibri" w:cs="Calibri"/>
          </w:rPr>
          <w:t>PHP</w:t>
        </w:r>
      </w:ins>
      <w:r w:rsidRPr="35087538">
        <w:rPr>
          <w:rFonts w:ascii="Calibri" w:eastAsia="Calibri" w:hAnsi="Calibri" w:cs="Calibri"/>
        </w:rPr>
        <w:t xml:space="preserve">MyAdmin, </w:t>
      </w:r>
      <w:r w:rsidR="001F66D0">
        <w:rPr>
          <w:rFonts w:ascii="Calibri" w:eastAsia="Calibri" w:hAnsi="Calibri" w:cs="Calibri"/>
        </w:rPr>
        <w:t xml:space="preserve">Miro, Figma, </w:t>
      </w:r>
      <w:r w:rsidR="005B1E0E">
        <w:rPr>
          <w:rFonts w:ascii="Calibri" w:eastAsia="Calibri" w:hAnsi="Calibri" w:cs="Calibri"/>
        </w:rPr>
        <w:t>GitHub</w:t>
      </w:r>
      <w:r w:rsidRPr="35087538">
        <w:rPr>
          <w:rFonts w:ascii="Calibri" w:eastAsia="Calibri" w:hAnsi="Calibri" w:cs="Calibri"/>
        </w:rPr>
        <w:t xml:space="preserve"> </w:t>
      </w:r>
    </w:p>
    <w:p w14:paraId="13D7ACBC" w14:textId="77777777" w:rsidR="001F66D0" w:rsidRDefault="001F66D0" w:rsidP="000B2CA9"/>
    <w:p w14:paraId="58429C21" w14:textId="0918B4AB" w:rsidR="000B2CA9" w:rsidRDefault="000B2CA9" w:rsidP="005A4011">
      <w:pPr>
        <w:pStyle w:val="Heading2"/>
        <w:pPrChange w:id="17" w:author="Tariq Horan" w:date="2022-04-27T15:32:00Z">
          <w:pPr/>
        </w:pPrChange>
      </w:pPr>
      <w:r w:rsidRPr="35087538">
        <w:t>Project management</w:t>
      </w:r>
    </w:p>
    <w:p w14:paraId="0E6C8CD0" w14:textId="77777777" w:rsidR="000B2CA9" w:rsidRDefault="000B2CA9" w:rsidP="000B2CA9">
      <w:r w:rsidRPr="35087538">
        <w:rPr>
          <w:rFonts w:ascii="Calibri" w:eastAsia="Calibri" w:hAnsi="Calibri" w:cs="Calibri"/>
        </w:rPr>
        <w:t>GitHub</w:t>
      </w:r>
    </w:p>
    <w:p w14:paraId="7562AD79" w14:textId="77777777" w:rsidR="000B2CA9" w:rsidRDefault="000B2CA9" w:rsidP="000B2CA9">
      <w:r w:rsidRPr="35087538">
        <w:rPr>
          <w:rFonts w:ascii="Calibri" w:eastAsia="Calibri" w:hAnsi="Calibri" w:cs="Calibri"/>
        </w:rPr>
        <w:t xml:space="preserve"> </w:t>
      </w:r>
    </w:p>
    <w:p w14:paraId="65A5F7B6" w14:textId="77777777" w:rsidR="000B2CA9" w:rsidRDefault="000B2CA9" w:rsidP="005A4011">
      <w:pPr>
        <w:pStyle w:val="Heading2"/>
        <w:pPrChange w:id="18" w:author="Tariq Horan" w:date="2022-04-27T15:32:00Z">
          <w:pPr/>
        </w:pPrChange>
      </w:pPr>
      <w:r w:rsidRPr="35087538">
        <w:t>Business Concept</w:t>
      </w:r>
    </w:p>
    <w:p w14:paraId="2B1CEB98" w14:textId="77777777" w:rsidR="000B2CA9" w:rsidRDefault="000B2CA9" w:rsidP="000B2CA9">
      <w:r w:rsidRPr="35087538">
        <w:rPr>
          <w:rFonts w:ascii="Calibri" w:eastAsia="Calibri" w:hAnsi="Calibri" w:cs="Calibri"/>
        </w:rPr>
        <w:t>Trading shoes and clothes that are rare or in high demand.</w:t>
      </w:r>
    </w:p>
    <w:p w14:paraId="0F86DDF8" w14:textId="77777777" w:rsidR="000B2CA9" w:rsidRDefault="000B2CA9" w:rsidP="000B2CA9">
      <w:r w:rsidRPr="35087538">
        <w:rPr>
          <w:rFonts w:ascii="Calibri" w:eastAsia="Calibri" w:hAnsi="Calibri" w:cs="Calibri"/>
        </w:rPr>
        <w:t xml:space="preserve"> </w:t>
      </w:r>
    </w:p>
    <w:p w14:paraId="43FE2BF7" w14:textId="77777777" w:rsidR="000B2CA9" w:rsidRDefault="000B2CA9" w:rsidP="005A4011">
      <w:pPr>
        <w:pStyle w:val="Heading2"/>
        <w:pPrChange w:id="19" w:author="Tariq Horan" w:date="2022-04-27T15:32:00Z">
          <w:pPr/>
        </w:pPrChange>
      </w:pPr>
      <w:r w:rsidRPr="35087538">
        <w:t>Requirements</w:t>
      </w:r>
    </w:p>
    <w:p w14:paraId="08E97767" w14:textId="589A5895" w:rsidR="000B2CA9" w:rsidRDefault="000B2CA9" w:rsidP="000B2CA9">
      <w:r w:rsidRPr="35087538">
        <w:rPr>
          <w:rFonts w:ascii="Calibri" w:eastAsia="Calibri" w:hAnsi="Calibri" w:cs="Calibri"/>
        </w:rPr>
        <w:t xml:space="preserve">The application must allow a user to browse products and if they </w:t>
      </w:r>
      <w:r w:rsidR="005B1E0E" w:rsidRPr="35087538">
        <w:rPr>
          <w:rFonts w:ascii="Calibri" w:eastAsia="Calibri" w:hAnsi="Calibri" w:cs="Calibri"/>
        </w:rPr>
        <w:t>choose,</w:t>
      </w:r>
      <w:r w:rsidRPr="35087538">
        <w:rPr>
          <w:rFonts w:ascii="Calibri" w:eastAsia="Calibri" w:hAnsi="Calibri" w:cs="Calibri"/>
        </w:rPr>
        <w:t xml:space="preserve"> they can buy or sell products.</w:t>
      </w:r>
    </w:p>
    <w:p w14:paraId="7F9667A1" w14:textId="77777777" w:rsidR="000B2CA9" w:rsidRDefault="000B2CA9" w:rsidP="000B2CA9">
      <w:r w:rsidRPr="35087538">
        <w:rPr>
          <w:rFonts w:ascii="Calibri" w:eastAsia="Calibri" w:hAnsi="Calibri" w:cs="Calibri"/>
        </w:rPr>
        <w:t xml:space="preserve"> </w:t>
      </w:r>
    </w:p>
    <w:p w14:paraId="48129B0D" w14:textId="77777777" w:rsidR="000B2CA9" w:rsidRDefault="000B2CA9" w:rsidP="005A4011">
      <w:pPr>
        <w:pStyle w:val="Heading2"/>
        <w:pPrChange w:id="20" w:author="Tariq Horan" w:date="2022-04-27T15:32:00Z">
          <w:pPr/>
        </w:pPrChange>
      </w:pPr>
      <w:r w:rsidRPr="35087538">
        <w:t>Design</w:t>
      </w:r>
    </w:p>
    <w:p w14:paraId="0CD31C77" w14:textId="5E2D087B" w:rsidR="000B2CA9" w:rsidRDefault="000B2CA9" w:rsidP="000B2CA9">
      <w:r w:rsidRPr="35087538">
        <w:rPr>
          <w:rFonts w:ascii="Calibri" w:eastAsia="Calibri" w:hAnsi="Calibri" w:cs="Calibri"/>
        </w:rPr>
        <w:t xml:space="preserve">This project will take inspiration from </w:t>
      </w:r>
      <w:r w:rsidR="005B1E0E" w:rsidRPr="35087538">
        <w:rPr>
          <w:rFonts w:ascii="Calibri" w:eastAsia="Calibri" w:hAnsi="Calibri" w:cs="Calibri"/>
        </w:rPr>
        <w:t>preexisting</w:t>
      </w:r>
      <w:r w:rsidRPr="35087538">
        <w:rPr>
          <w:rFonts w:ascii="Calibri" w:eastAsia="Calibri" w:hAnsi="Calibri" w:cs="Calibri"/>
        </w:rPr>
        <w:t xml:space="preserve"> websites and will have its own design identity.</w:t>
      </w:r>
    </w:p>
    <w:p w14:paraId="19F7B36F" w14:textId="77777777" w:rsidR="000B2CA9" w:rsidRDefault="000B2CA9" w:rsidP="000B2CA9">
      <w:r w:rsidRPr="35087538">
        <w:rPr>
          <w:rFonts w:ascii="Calibri" w:eastAsia="Calibri" w:hAnsi="Calibri" w:cs="Calibri"/>
        </w:rPr>
        <w:t xml:space="preserve"> </w:t>
      </w:r>
    </w:p>
    <w:p w14:paraId="4EAB77A0" w14:textId="77777777" w:rsidR="000B2CA9" w:rsidRDefault="000B2CA9" w:rsidP="000B2CA9">
      <w:r w:rsidRPr="35087538">
        <w:rPr>
          <w:rFonts w:ascii="Calibri" w:eastAsia="Calibri" w:hAnsi="Calibri" w:cs="Calibri"/>
        </w:rPr>
        <w:t xml:space="preserve"> </w:t>
      </w:r>
    </w:p>
    <w:p w14:paraId="231907D9" w14:textId="77777777" w:rsidR="000B2CA9" w:rsidRDefault="000B2CA9" w:rsidP="000B2CA9">
      <w:r w:rsidRPr="35087538">
        <w:rPr>
          <w:rFonts w:ascii="Calibri" w:eastAsia="Calibri" w:hAnsi="Calibri" w:cs="Calibri"/>
        </w:rPr>
        <w:t xml:space="preserve"> </w:t>
      </w:r>
    </w:p>
    <w:p w14:paraId="124ED7B1" w14:textId="77777777" w:rsidR="000B2CA9" w:rsidRDefault="000B2CA9" w:rsidP="005A4011">
      <w:pPr>
        <w:pStyle w:val="Heading2"/>
        <w:pPrChange w:id="21" w:author="Tariq Horan" w:date="2022-04-27T15:32:00Z">
          <w:pPr/>
        </w:pPrChange>
      </w:pPr>
      <w:r w:rsidRPr="35087538">
        <w:lastRenderedPageBreak/>
        <w:t>Implementation</w:t>
      </w:r>
    </w:p>
    <w:p w14:paraId="75B55C31" w14:textId="77777777" w:rsidR="000B2CA9" w:rsidRDefault="000B2CA9" w:rsidP="000B2CA9">
      <w:r w:rsidRPr="35087538">
        <w:rPr>
          <w:rFonts w:ascii="Calibri" w:eastAsia="Calibri" w:hAnsi="Calibri" w:cs="Calibri"/>
        </w:rPr>
        <w:t>The project will gradually progress starting from the planning and sketches of the website then later the functionality will be completed.</w:t>
      </w:r>
    </w:p>
    <w:p w14:paraId="499EBB29" w14:textId="77777777" w:rsidR="000B2CA9" w:rsidRDefault="000B2CA9" w:rsidP="000B2CA9">
      <w:r w:rsidRPr="35087538">
        <w:rPr>
          <w:rFonts w:ascii="Calibri" w:eastAsia="Calibri" w:hAnsi="Calibri" w:cs="Calibri"/>
        </w:rPr>
        <w:t xml:space="preserve"> </w:t>
      </w:r>
    </w:p>
    <w:p w14:paraId="697EFB5E" w14:textId="77777777" w:rsidR="000B2CA9" w:rsidRDefault="000B2CA9" w:rsidP="005A4011">
      <w:pPr>
        <w:pStyle w:val="Heading2"/>
        <w:pPrChange w:id="22" w:author="Tariq Horan" w:date="2022-04-27T15:32:00Z">
          <w:pPr/>
        </w:pPrChange>
      </w:pPr>
      <w:r w:rsidRPr="35087538">
        <w:t>Testing</w:t>
      </w:r>
    </w:p>
    <w:p w14:paraId="477E3F6E" w14:textId="77777777" w:rsidR="000B2CA9" w:rsidRDefault="000B2CA9" w:rsidP="000B2CA9">
      <w:r w:rsidRPr="35087538">
        <w:rPr>
          <w:rFonts w:ascii="Calibri" w:eastAsia="Calibri" w:hAnsi="Calibri" w:cs="Calibri"/>
        </w:rPr>
        <w:t>The application will be constantly tested while being built and by getting users to complete a task on the site and record results.</w:t>
      </w:r>
    </w:p>
    <w:p w14:paraId="51544995" w14:textId="77777777" w:rsidR="000B2CA9" w:rsidRDefault="000B2CA9" w:rsidP="000B2CA9">
      <w:r w:rsidRPr="35087538">
        <w:rPr>
          <w:rFonts w:ascii="Calibri" w:eastAsia="Calibri" w:hAnsi="Calibri" w:cs="Calibri"/>
        </w:rPr>
        <w:t xml:space="preserve"> </w:t>
      </w:r>
    </w:p>
    <w:p w14:paraId="2997C52D" w14:textId="77777777" w:rsidR="000B2CA9" w:rsidRDefault="000B2CA9" w:rsidP="005A4011">
      <w:pPr>
        <w:pStyle w:val="Heading2"/>
        <w:pPrChange w:id="23" w:author="Tariq Horan" w:date="2022-04-27T15:32:00Z">
          <w:pPr/>
        </w:pPrChange>
      </w:pPr>
      <w:r w:rsidRPr="35087538">
        <w:t>Reflection</w:t>
      </w:r>
    </w:p>
    <w:p w14:paraId="61695F46" w14:textId="5A8923DE" w:rsidR="00C90399" w:rsidRDefault="000B2CA9" w:rsidP="00C90399">
      <w:pPr>
        <w:rPr>
          <w:ins w:id="24" w:author="Tariq Horan" w:date="2022-04-27T15:32:00Z"/>
          <w:rFonts w:ascii="Calibri" w:eastAsia="Calibri" w:hAnsi="Calibri" w:cs="Calibri"/>
        </w:rPr>
      </w:pPr>
      <w:r w:rsidRPr="35087538">
        <w:rPr>
          <w:rFonts w:ascii="Calibri" w:eastAsia="Calibri" w:hAnsi="Calibri" w:cs="Calibri"/>
        </w:rPr>
        <w:t>The finished project will be reviewed on how much functionality is actually working and it ticks all brief requirements.</w:t>
      </w:r>
    </w:p>
    <w:p w14:paraId="5A31E3A6" w14:textId="77777777" w:rsidR="005A4011" w:rsidRDefault="005A4011" w:rsidP="00C90399"/>
    <w:p w14:paraId="2278ED01" w14:textId="489F8E9E" w:rsidR="00C90399" w:rsidRPr="001635DE" w:rsidRDefault="00C90399" w:rsidP="001635DE">
      <w:pPr>
        <w:pStyle w:val="Heading1"/>
      </w:pPr>
      <w:bookmarkStart w:id="25" w:name="_Toc100676422"/>
      <w:r w:rsidRPr="001635DE">
        <w:t>Business Concept</w:t>
      </w:r>
      <w:bookmarkEnd w:id="25"/>
    </w:p>
    <w:p w14:paraId="1428FA69" w14:textId="77777777" w:rsidR="00C90399" w:rsidRDefault="00C90399" w:rsidP="00C90399">
      <w:r>
        <w:rPr>
          <w:rFonts w:ascii="Calibri" w:eastAsia="Calibri" w:hAnsi="Calibri" w:cs="Calibri"/>
        </w:rPr>
        <w:t xml:space="preserve"> </w:t>
      </w:r>
    </w:p>
    <w:p w14:paraId="1B3211C2" w14:textId="1735E739" w:rsidR="000B2CA9" w:rsidRDefault="00C90399" w:rsidP="000B2CA9">
      <w:pPr>
        <w:pStyle w:val="Heading2"/>
        <w:numPr>
          <w:ilvl w:val="0"/>
          <w:numId w:val="0"/>
        </w:numPr>
        <w:ind w:left="567" w:hanging="567"/>
      </w:pPr>
      <w:bookmarkStart w:id="26" w:name="_Toc100676423"/>
      <w:r>
        <w:rPr>
          <w:rFonts w:ascii="Calibri Light" w:eastAsia="Calibri Light" w:hAnsi="Calibri Light" w:cs="Calibri Light"/>
          <w:color w:val="2F5496" w:themeColor="accent5" w:themeShade="BF"/>
        </w:rPr>
        <w:t>2.</w:t>
      </w:r>
      <w:r w:rsidR="006732E7">
        <w:rPr>
          <w:rFonts w:ascii="Calibri Light" w:eastAsia="Calibri Light" w:hAnsi="Calibri Light" w:cs="Calibri Light"/>
          <w:color w:val="2F5496" w:themeColor="accent5" w:themeShade="BF"/>
        </w:rPr>
        <w:t>1</w:t>
      </w:r>
      <w:r w:rsidR="000B2CA9" w:rsidRPr="000B2CA9">
        <w:rPr>
          <w:rFonts w:ascii="Calibri Light" w:eastAsia="Calibri Light" w:hAnsi="Calibri Light" w:cs="Calibri Light"/>
          <w:color w:val="2F5496" w:themeColor="accent5" w:themeShade="BF"/>
        </w:rPr>
        <w:t xml:space="preserve"> </w:t>
      </w:r>
      <w:r w:rsidR="000B2CA9" w:rsidRPr="35087538">
        <w:rPr>
          <w:rFonts w:ascii="Calibri Light" w:eastAsia="Calibri Light" w:hAnsi="Calibri Light" w:cs="Calibri Light"/>
          <w:color w:val="2F5496" w:themeColor="accent5" w:themeShade="BF"/>
        </w:rPr>
        <w:t>Business Idea</w:t>
      </w:r>
      <w:bookmarkEnd w:id="26"/>
    </w:p>
    <w:p w14:paraId="6AE0005D" w14:textId="799F8C35" w:rsidR="000B2CA9" w:rsidRDefault="005A4011" w:rsidP="000B2CA9">
      <w:ins w:id="27" w:author="Tariq Horan" w:date="2022-04-27T15:33:00Z">
        <w:r w:rsidRPr="005A4011">
          <w:rPr>
            <w:rStyle w:val="normaltextrun"/>
            <w:rFonts w:ascii="Calibri" w:hAnsi="Calibri" w:cs="Calibri"/>
            <w:shd w:val="clear" w:color="auto" w:fill="FFFFFF"/>
            <w:rPrChange w:id="28" w:author="Tariq Horan" w:date="2022-04-27T15:33:00Z">
              <w:rPr>
                <w:rStyle w:val="normaltextrun"/>
                <w:rFonts w:ascii="Calibri" w:hAnsi="Calibri" w:cs="Calibri"/>
                <w:color w:val="D13438"/>
                <w:u w:val="single"/>
                <w:shd w:val="clear" w:color="auto" w:fill="FFFFFF"/>
              </w:rPr>
            </w:rPrChange>
          </w:rPr>
          <w:t xml:space="preserve">The business idea is to </w:t>
        </w:r>
        <w:r w:rsidRPr="005A4011">
          <w:rPr>
            <w:rStyle w:val="normaltextrun"/>
            <w:rFonts w:ascii="Calibri" w:hAnsi="Calibri" w:cs="Calibri"/>
            <w:shd w:val="clear" w:color="auto" w:fill="FFFFFF"/>
            <w:rPrChange w:id="29" w:author="Tariq Horan" w:date="2022-04-27T15:33:00Z">
              <w:rPr>
                <w:rStyle w:val="normaltextrun"/>
                <w:rFonts w:ascii="Calibri" w:hAnsi="Calibri" w:cs="Calibri"/>
                <w:color w:val="D13438"/>
                <w:u w:val="single"/>
                <w:shd w:val="clear" w:color="auto" w:fill="FFFFFF"/>
              </w:rPr>
            </w:rPrChange>
          </w:rPr>
          <w:t>develop</w:t>
        </w:r>
        <w:r w:rsidRPr="005A4011">
          <w:rPr>
            <w:rStyle w:val="normaltextrun"/>
            <w:rFonts w:ascii="Calibri" w:hAnsi="Calibri" w:cs="Calibri"/>
            <w:shd w:val="clear" w:color="auto" w:fill="FFFFFF"/>
            <w:rPrChange w:id="30" w:author="Tariq Horan" w:date="2022-04-27T15:33:00Z">
              <w:rPr>
                <w:rStyle w:val="normaltextrun"/>
                <w:rFonts w:ascii="Calibri" w:hAnsi="Calibri" w:cs="Calibri"/>
                <w:u w:val="single"/>
                <w:shd w:val="clear" w:color="auto" w:fill="FFFFFF"/>
              </w:rPr>
            </w:rPrChange>
          </w:rPr>
          <w:t xml:space="preserve"> </w:t>
        </w:r>
      </w:ins>
      <w:del w:id="31" w:author="Tariq Horan" w:date="2022-04-27T15:33:00Z">
        <w:r w:rsidR="000B2CA9" w:rsidRPr="35087538" w:rsidDel="005A4011">
          <w:rPr>
            <w:rFonts w:ascii="Calibri" w:eastAsia="Calibri" w:hAnsi="Calibri" w:cs="Calibri"/>
          </w:rPr>
          <w:delText>A</w:delText>
        </w:r>
      </w:del>
      <w:ins w:id="32" w:author="Tariq Horan" w:date="2022-04-27T15:33:00Z">
        <w:r>
          <w:rPr>
            <w:rFonts w:ascii="Calibri" w:eastAsia="Calibri" w:hAnsi="Calibri" w:cs="Calibri"/>
          </w:rPr>
          <w:t>a</w:t>
        </w:r>
      </w:ins>
      <w:r w:rsidR="000B2CA9" w:rsidRPr="35087538">
        <w:rPr>
          <w:rFonts w:ascii="Calibri" w:eastAsia="Calibri" w:hAnsi="Calibri" w:cs="Calibri"/>
        </w:rPr>
        <w:t xml:space="preserve">n online marketplace where you can buy and sell clothes and shoes. </w:t>
      </w:r>
      <w:ins w:id="33" w:author="Tariq Horan" w:date="2022-04-27T15:33:00Z">
        <w:r>
          <w:rPr>
            <w:rFonts w:ascii="Calibri" w:eastAsia="Calibri" w:hAnsi="Calibri" w:cs="Calibri"/>
          </w:rPr>
          <w:t>Some c</w:t>
        </w:r>
      </w:ins>
      <w:del w:id="34" w:author="Tariq Horan" w:date="2022-04-27T15:33:00Z">
        <w:r w:rsidR="000B2CA9" w:rsidRPr="35087538" w:rsidDel="005A4011">
          <w:rPr>
            <w:rFonts w:ascii="Calibri" w:eastAsia="Calibri" w:hAnsi="Calibri" w:cs="Calibri"/>
          </w:rPr>
          <w:delText>C</w:delText>
        </w:r>
      </w:del>
      <w:r w:rsidR="000B2CA9" w:rsidRPr="35087538">
        <w:rPr>
          <w:rFonts w:ascii="Calibri" w:eastAsia="Calibri" w:hAnsi="Calibri" w:cs="Calibri"/>
        </w:rPr>
        <w:t>lothes and shoes that are released are hard to get due to resellers and region</w:t>
      </w:r>
      <w:ins w:id="35" w:author="Tariq Horan" w:date="2022-04-27T15:33:00Z">
        <w:r w:rsidR="006B28EF">
          <w:rPr>
            <w:rFonts w:ascii="Calibri" w:eastAsia="Calibri" w:hAnsi="Calibri" w:cs="Calibri"/>
          </w:rPr>
          <w:t>al</w:t>
        </w:r>
      </w:ins>
      <w:r w:rsidR="000B2CA9" w:rsidRPr="35087538">
        <w:rPr>
          <w:rFonts w:ascii="Calibri" w:eastAsia="Calibri" w:hAnsi="Calibri" w:cs="Calibri"/>
        </w:rPr>
        <w:t xml:space="preserve"> restrictions</w:t>
      </w:r>
      <w:ins w:id="36" w:author="Tariq Horan" w:date="2022-04-27T15:33:00Z">
        <w:r w:rsidR="006B28EF">
          <w:rPr>
            <w:rFonts w:ascii="Calibri" w:eastAsia="Calibri" w:hAnsi="Calibri" w:cs="Calibri"/>
          </w:rPr>
          <w:t>. This shop allows</w:t>
        </w:r>
      </w:ins>
      <w:del w:id="37" w:author="Tariq Horan" w:date="2022-04-27T15:33:00Z">
        <w:r w:rsidR="000B2CA9" w:rsidRPr="35087538" w:rsidDel="006B28EF">
          <w:rPr>
            <w:rFonts w:ascii="Calibri" w:eastAsia="Calibri" w:hAnsi="Calibri" w:cs="Calibri"/>
          </w:rPr>
          <w:delText xml:space="preserve"> so</w:delText>
        </w:r>
      </w:del>
      <w:r w:rsidR="000B2CA9" w:rsidRPr="35087538">
        <w:rPr>
          <w:rFonts w:ascii="Calibri" w:eastAsia="Calibri" w:hAnsi="Calibri" w:cs="Calibri"/>
        </w:rPr>
        <w:t xml:space="preserve"> consumers and sellers from all around the world</w:t>
      </w:r>
      <w:ins w:id="38" w:author="Tariq Horan" w:date="2022-04-27T15:34:00Z">
        <w:r w:rsidR="006B28EF">
          <w:rPr>
            <w:rFonts w:ascii="Calibri" w:eastAsia="Calibri" w:hAnsi="Calibri" w:cs="Calibri"/>
          </w:rPr>
          <w:t xml:space="preserve"> to trade the products</w:t>
        </w:r>
      </w:ins>
      <w:r w:rsidR="000B2CA9" w:rsidRPr="35087538">
        <w:rPr>
          <w:rFonts w:ascii="Calibri" w:eastAsia="Calibri" w:hAnsi="Calibri" w:cs="Calibri"/>
        </w:rPr>
        <w:t xml:space="preserve">. </w:t>
      </w:r>
    </w:p>
    <w:p w14:paraId="2E7AD52A" w14:textId="77777777" w:rsidR="000B2CA9" w:rsidRDefault="000B2CA9" w:rsidP="000B2CA9">
      <w:r w:rsidRPr="35087538">
        <w:rPr>
          <w:rFonts w:ascii="Calibri" w:eastAsia="Calibri" w:hAnsi="Calibri" w:cs="Calibri"/>
        </w:rPr>
        <w:t xml:space="preserve"> </w:t>
      </w:r>
    </w:p>
    <w:p w14:paraId="39507CF5" w14:textId="77777777" w:rsidR="000B2CA9" w:rsidRDefault="000B2CA9" w:rsidP="000B2CA9">
      <w:pPr>
        <w:pStyle w:val="Heading2"/>
        <w:numPr>
          <w:ilvl w:val="0"/>
          <w:numId w:val="0"/>
        </w:numPr>
        <w:ind w:left="567" w:hanging="567"/>
      </w:pPr>
      <w:bookmarkStart w:id="39" w:name="_Toc100676424"/>
      <w:r w:rsidRPr="35087538">
        <w:rPr>
          <w:rFonts w:ascii="Calibri Light" w:eastAsia="Calibri Light" w:hAnsi="Calibri Light" w:cs="Calibri Light"/>
          <w:color w:val="2F5496" w:themeColor="accent5" w:themeShade="BF"/>
        </w:rPr>
        <w:t>2.2</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Business model</w:t>
      </w:r>
      <w:bookmarkEnd w:id="39"/>
      <w:r w:rsidRPr="35087538">
        <w:rPr>
          <w:rFonts w:ascii="Calibri Light" w:eastAsia="Calibri Light" w:hAnsi="Calibri Light" w:cs="Calibri Light"/>
          <w:color w:val="2F5496" w:themeColor="accent5" w:themeShade="BF"/>
        </w:rPr>
        <w:t xml:space="preserve"> </w:t>
      </w:r>
    </w:p>
    <w:p w14:paraId="5FD68E88" w14:textId="136E5C9C" w:rsidR="000B2CA9" w:rsidRDefault="000B2CA9" w:rsidP="000B2CA9">
      <w:r w:rsidRPr="35087538">
        <w:rPr>
          <w:rFonts w:ascii="Calibri" w:eastAsia="Calibri" w:hAnsi="Calibri" w:cs="Calibri"/>
        </w:rPr>
        <w:t xml:space="preserve"> The business will make money by taking a percentage of the </w:t>
      </w:r>
      <w:del w:id="40" w:author="Tariq Horan" w:date="2022-04-27T15:34:00Z">
        <w:r w:rsidRPr="35087538" w:rsidDel="006B28EF">
          <w:rPr>
            <w:rFonts w:ascii="Calibri" w:eastAsia="Calibri" w:hAnsi="Calibri" w:cs="Calibri"/>
          </w:rPr>
          <w:delText xml:space="preserve">profits </w:delText>
        </w:r>
      </w:del>
      <w:ins w:id="41" w:author="Tariq Horan" w:date="2022-04-27T15:34:00Z">
        <w:r w:rsidR="006B28EF">
          <w:rPr>
            <w:rFonts w:ascii="Calibri" w:eastAsia="Calibri" w:hAnsi="Calibri" w:cs="Calibri"/>
          </w:rPr>
          <w:t>sale price</w:t>
        </w:r>
        <w:r w:rsidR="006B28EF" w:rsidRPr="35087538">
          <w:rPr>
            <w:rFonts w:ascii="Calibri" w:eastAsia="Calibri" w:hAnsi="Calibri" w:cs="Calibri"/>
          </w:rPr>
          <w:t xml:space="preserve"> </w:t>
        </w:r>
      </w:ins>
      <w:del w:id="42" w:author="Tariq Horan" w:date="2022-04-27T15:34:00Z">
        <w:r w:rsidRPr="35087538" w:rsidDel="006B28EF">
          <w:rPr>
            <w:rFonts w:ascii="Calibri" w:eastAsia="Calibri" w:hAnsi="Calibri" w:cs="Calibri"/>
          </w:rPr>
          <w:delText xml:space="preserve">made </w:delText>
        </w:r>
      </w:del>
      <w:r w:rsidRPr="35087538">
        <w:rPr>
          <w:rFonts w:ascii="Calibri" w:eastAsia="Calibri" w:hAnsi="Calibri" w:cs="Calibri"/>
        </w:rPr>
        <w:t xml:space="preserve">on a sale by a seller </w:t>
      </w:r>
      <w:del w:id="43" w:author="Tariq Horan" w:date="2022-04-27T15:34:00Z">
        <w:r w:rsidRPr="35087538" w:rsidDel="006B28EF">
          <w:rPr>
            <w:rFonts w:ascii="Calibri" w:eastAsia="Calibri" w:hAnsi="Calibri" w:cs="Calibri"/>
          </w:rPr>
          <w:delText>eg.15</w:delText>
        </w:r>
      </w:del>
      <w:ins w:id="44" w:author="Tariq Horan" w:date="2022-04-27T15:34:00Z">
        <w:r w:rsidR="006B28EF">
          <w:rPr>
            <w:rFonts w:ascii="Calibri" w:eastAsia="Calibri" w:hAnsi="Calibri" w:cs="Calibri"/>
          </w:rPr>
          <w:t>for example 15</w:t>
        </w:r>
      </w:ins>
      <w:r w:rsidRPr="35087538">
        <w:rPr>
          <w:rFonts w:ascii="Calibri" w:eastAsia="Calibri" w:hAnsi="Calibri" w:cs="Calibri"/>
        </w:rPr>
        <w:t xml:space="preserve">%  </w:t>
      </w:r>
    </w:p>
    <w:p w14:paraId="4526D4D8" w14:textId="77777777" w:rsidR="000B2CA9" w:rsidRDefault="000B2CA9" w:rsidP="000B2CA9">
      <w:r w:rsidRPr="35087538">
        <w:rPr>
          <w:rFonts w:ascii="Calibri" w:eastAsia="Calibri" w:hAnsi="Calibri" w:cs="Calibri"/>
        </w:rPr>
        <w:t xml:space="preserve"> </w:t>
      </w:r>
    </w:p>
    <w:p w14:paraId="7DC02959" w14:textId="77777777" w:rsidR="000B2CA9" w:rsidRDefault="000B2CA9" w:rsidP="000B2CA9">
      <w:pPr>
        <w:pStyle w:val="Heading2"/>
        <w:numPr>
          <w:ilvl w:val="0"/>
          <w:numId w:val="0"/>
        </w:numPr>
        <w:ind w:left="567" w:hanging="567"/>
      </w:pPr>
      <w:bookmarkStart w:id="45" w:name="_Toc100676425"/>
      <w:r w:rsidRPr="35087538">
        <w:rPr>
          <w:rFonts w:ascii="Calibri Light" w:eastAsia="Calibri Light" w:hAnsi="Calibri Light" w:cs="Calibri Light"/>
          <w:color w:val="2F5496" w:themeColor="accent5" w:themeShade="BF"/>
        </w:rPr>
        <w:t>2.3</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Market Research</w:t>
      </w:r>
      <w:bookmarkEnd w:id="45"/>
    </w:p>
    <w:p w14:paraId="4FFF3517" w14:textId="4986CE51" w:rsidR="000B2CA9" w:rsidRDefault="000B2CA9" w:rsidP="000B2CA9">
      <w:r w:rsidRPr="35087538">
        <w:rPr>
          <w:rFonts w:ascii="Calibri" w:eastAsia="Calibri" w:hAnsi="Calibri" w:cs="Calibri"/>
        </w:rPr>
        <w:t>People of all ages but mainly genZ, people will buy and sell products everyday as there is a constant demand for clothes and shoes</w:t>
      </w:r>
      <w:ins w:id="46" w:author="Tariq Horan" w:date="2022-04-27T15:34:00Z">
        <w:r w:rsidR="006B28EF">
          <w:rPr>
            <w:rFonts w:ascii="Calibri" w:eastAsia="Calibri" w:hAnsi="Calibri" w:cs="Calibri"/>
          </w:rPr>
          <w:t>.</w:t>
        </w:r>
      </w:ins>
      <w:del w:id="47" w:author="Tariq Horan" w:date="2022-04-27T15:34:00Z">
        <w:r w:rsidRPr="35087538" w:rsidDel="006B28EF">
          <w:rPr>
            <w:rFonts w:ascii="Calibri" w:eastAsia="Calibri" w:hAnsi="Calibri" w:cs="Calibri"/>
          </w:rPr>
          <w:delText>,</w:delText>
        </w:r>
      </w:del>
      <w:r w:rsidRPr="35087538">
        <w:rPr>
          <w:rFonts w:ascii="Calibri" w:eastAsia="Calibri" w:hAnsi="Calibri" w:cs="Calibri"/>
        </w:rPr>
        <w:t xml:space="preserve"> </w:t>
      </w:r>
      <w:del w:id="48" w:author="Tariq Horan" w:date="2022-04-27T15:34:00Z">
        <w:r w:rsidRPr="35087538" w:rsidDel="006B28EF">
          <w:rPr>
            <w:rFonts w:ascii="Calibri" w:eastAsia="Calibri" w:hAnsi="Calibri" w:cs="Calibri"/>
          </w:rPr>
          <w:delText>t</w:delText>
        </w:r>
      </w:del>
      <w:ins w:id="49" w:author="Tariq Horan" w:date="2022-04-27T15:34:00Z">
        <w:r w:rsidR="006B28EF">
          <w:rPr>
            <w:rFonts w:ascii="Calibri" w:eastAsia="Calibri" w:hAnsi="Calibri" w:cs="Calibri"/>
          </w:rPr>
          <w:t>T</w:t>
        </w:r>
      </w:ins>
      <w:r w:rsidRPr="35087538">
        <w:rPr>
          <w:rFonts w:ascii="Calibri" w:eastAsia="Calibri" w:hAnsi="Calibri" w:cs="Calibri"/>
        </w:rPr>
        <w:t xml:space="preserve">hey </w:t>
      </w:r>
      <w:del w:id="50" w:author="Tariq Horan" w:date="2022-04-27T15:34:00Z">
        <w:r w:rsidRPr="35087538" w:rsidDel="006B28EF">
          <w:rPr>
            <w:rFonts w:ascii="Calibri" w:eastAsia="Calibri" w:hAnsi="Calibri" w:cs="Calibri"/>
          </w:rPr>
          <w:delText xml:space="preserve">will </w:delText>
        </w:r>
      </w:del>
      <w:r w:rsidRPr="35087538">
        <w:rPr>
          <w:rFonts w:ascii="Calibri" w:eastAsia="Calibri" w:hAnsi="Calibri" w:cs="Calibri"/>
        </w:rPr>
        <w:t xml:space="preserve">use </w:t>
      </w:r>
      <w:del w:id="51" w:author="Tariq Horan" w:date="2022-04-27T15:35:00Z">
        <w:r w:rsidRPr="35087538" w:rsidDel="006B28EF">
          <w:rPr>
            <w:rFonts w:ascii="Calibri" w:eastAsia="Calibri" w:hAnsi="Calibri" w:cs="Calibri"/>
          </w:rPr>
          <w:delText xml:space="preserve">it </w:delText>
        </w:r>
      </w:del>
      <w:ins w:id="52" w:author="Tariq Horan" w:date="2022-04-27T15:35:00Z">
        <w:r w:rsidR="006B28EF">
          <w:rPr>
            <w:rFonts w:ascii="Calibri" w:eastAsia="Calibri" w:hAnsi="Calibri" w:cs="Calibri"/>
          </w:rPr>
          <w:t>marketplace type sites</w:t>
        </w:r>
        <w:r w:rsidR="006B28EF" w:rsidRPr="35087538">
          <w:rPr>
            <w:rFonts w:ascii="Calibri" w:eastAsia="Calibri" w:hAnsi="Calibri" w:cs="Calibri"/>
          </w:rPr>
          <w:t xml:space="preserve"> </w:t>
        </w:r>
      </w:ins>
      <w:r w:rsidRPr="35087538">
        <w:rPr>
          <w:rFonts w:ascii="Calibri" w:eastAsia="Calibri" w:hAnsi="Calibri" w:cs="Calibri"/>
        </w:rPr>
        <w:t xml:space="preserve">to sell unwanted or very valuable products. The market is constantly expanding with the demand for high end and limited goods. </w:t>
      </w:r>
    </w:p>
    <w:p w14:paraId="0CA493A4" w14:textId="77777777" w:rsidR="000B2CA9" w:rsidRDefault="000B2CA9" w:rsidP="000B2CA9">
      <w:pPr>
        <w:pStyle w:val="Heading2"/>
        <w:numPr>
          <w:ilvl w:val="0"/>
          <w:numId w:val="0"/>
        </w:numPr>
        <w:ind w:left="567" w:hanging="567"/>
      </w:pPr>
      <w:bookmarkStart w:id="53" w:name="_Toc100676426"/>
      <w:r w:rsidRPr="35087538">
        <w:rPr>
          <w:rFonts w:ascii="Calibri Light" w:eastAsia="Calibri Light" w:hAnsi="Calibri Light" w:cs="Calibri Light"/>
          <w:color w:val="2F5496" w:themeColor="accent5" w:themeShade="BF"/>
        </w:rPr>
        <w:lastRenderedPageBreak/>
        <w:t>2.4</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Marketing/Advertising</w:t>
      </w:r>
      <w:bookmarkEnd w:id="53"/>
    </w:p>
    <w:p w14:paraId="20C0BDB7" w14:textId="77777777" w:rsidR="000B2CA9" w:rsidRDefault="000B2CA9" w:rsidP="000B2CA9">
      <w:r w:rsidRPr="35087538">
        <w:rPr>
          <w:rFonts w:ascii="Calibri" w:eastAsia="Calibri" w:hAnsi="Calibri" w:cs="Calibri"/>
        </w:rPr>
        <w:t>The business will be advertised on social media as the market is predominately young that’s where they can be reached easiest.</w:t>
      </w:r>
    </w:p>
    <w:p w14:paraId="1D3AE5BB" w14:textId="77777777" w:rsidR="000B2CA9" w:rsidRDefault="000B2CA9" w:rsidP="000B2CA9">
      <w:r w:rsidRPr="35087538">
        <w:rPr>
          <w:rFonts w:ascii="Calibri" w:eastAsia="Calibri" w:hAnsi="Calibri" w:cs="Calibri"/>
        </w:rPr>
        <w:t xml:space="preserve"> </w:t>
      </w:r>
    </w:p>
    <w:p w14:paraId="778BFF03" w14:textId="77777777" w:rsidR="000B2CA9" w:rsidRDefault="000B2CA9" w:rsidP="000B2CA9">
      <w:pPr>
        <w:pStyle w:val="Heading2"/>
        <w:numPr>
          <w:ilvl w:val="0"/>
          <w:numId w:val="0"/>
        </w:numPr>
        <w:ind w:left="567" w:hanging="567"/>
      </w:pPr>
      <w:bookmarkStart w:id="54" w:name="_Toc100676427"/>
      <w:r w:rsidRPr="35087538">
        <w:rPr>
          <w:rFonts w:ascii="Calibri Light" w:eastAsia="Calibri Light" w:hAnsi="Calibri Light" w:cs="Calibri Light"/>
          <w:color w:val="2F5496" w:themeColor="accent5" w:themeShade="BF"/>
        </w:rPr>
        <w:t>2.5</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Suppliers</w:t>
      </w:r>
      <w:bookmarkEnd w:id="54"/>
    </w:p>
    <w:p w14:paraId="50C30C40" w14:textId="77777777" w:rsidR="000B2CA9" w:rsidRDefault="000B2CA9" w:rsidP="000B2CA9">
      <w:r w:rsidRPr="35087538">
        <w:rPr>
          <w:rFonts w:ascii="Calibri" w:eastAsia="Calibri" w:hAnsi="Calibri" w:cs="Calibri"/>
        </w:rPr>
        <w:t>The users off the site provide the products as they are selling them through the application.</w:t>
      </w:r>
    </w:p>
    <w:p w14:paraId="65B9DE52" w14:textId="77777777" w:rsidR="000B2CA9" w:rsidRDefault="000B2CA9" w:rsidP="000B2CA9">
      <w:r w:rsidRPr="35087538">
        <w:rPr>
          <w:rFonts w:ascii="Calibri" w:eastAsia="Calibri" w:hAnsi="Calibri" w:cs="Calibri"/>
        </w:rPr>
        <w:t xml:space="preserve"> </w:t>
      </w:r>
    </w:p>
    <w:p w14:paraId="2692DF49" w14:textId="77777777" w:rsidR="000B2CA9" w:rsidRDefault="000B2CA9" w:rsidP="000B2CA9">
      <w:pPr>
        <w:pStyle w:val="Heading2"/>
        <w:numPr>
          <w:ilvl w:val="0"/>
          <w:numId w:val="0"/>
        </w:numPr>
        <w:ind w:left="567" w:hanging="567"/>
      </w:pPr>
      <w:bookmarkStart w:id="55" w:name="_Toc100676428"/>
      <w:r w:rsidRPr="35087538">
        <w:rPr>
          <w:rFonts w:ascii="Calibri Light" w:eastAsia="Calibri Light" w:hAnsi="Calibri Light" w:cs="Calibri Light"/>
          <w:color w:val="2F5496" w:themeColor="accent5" w:themeShade="BF"/>
        </w:rPr>
        <w:t>2.6</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Competitors</w:t>
      </w:r>
      <w:bookmarkEnd w:id="55"/>
    </w:p>
    <w:p w14:paraId="6B8CB1C8" w14:textId="77777777" w:rsidR="000B2CA9" w:rsidRDefault="000B2CA9" w:rsidP="000B2CA9">
      <w:r w:rsidRPr="35087538">
        <w:rPr>
          <w:rFonts w:ascii="Calibri" w:eastAsia="Calibri" w:hAnsi="Calibri" w:cs="Calibri"/>
        </w:rPr>
        <w:t>Sites like stockx and goat are the sites that effectively execute this service on their respective applications.</w:t>
      </w:r>
    </w:p>
    <w:p w14:paraId="0F8D43B0" w14:textId="77777777" w:rsidR="000B2CA9" w:rsidRDefault="000B2CA9" w:rsidP="000B2CA9">
      <w:r w:rsidRPr="35087538">
        <w:rPr>
          <w:rFonts w:ascii="Calibri" w:eastAsia="Calibri" w:hAnsi="Calibri" w:cs="Calibri"/>
        </w:rPr>
        <w:t xml:space="preserve"> </w:t>
      </w:r>
    </w:p>
    <w:p w14:paraId="396A7E7F" w14:textId="77777777" w:rsidR="000B2CA9" w:rsidRDefault="000B2CA9" w:rsidP="000B2CA9">
      <w:pPr>
        <w:pStyle w:val="Heading2"/>
        <w:numPr>
          <w:ilvl w:val="0"/>
          <w:numId w:val="0"/>
        </w:numPr>
        <w:ind w:left="567" w:hanging="567"/>
      </w:pPr>
      <w:bookmarkStart w:id="56" w:name="_Toc100676429"/>
      <w:r w:rsidRPr="35087538">
        <w:rPr>
          <w:rFonts w:ascii="Calibri Light" w:eastAsia="Calibri Light" w:hAnsi="Calibri Light" w:cs="Calibri Light"/>
          <w:color w:val="2F5496" w:themeColor="accent5" w:themeShade="BF"/>
        </w:rPr>
        <w:t>2.7</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Employees</w:t>
      </w:r>
      <w:bookmarkEnd w:id="56"/>
    </w:p>
    <w:p w14:paraId="45839385" w14:textId="53A5DF1A" w:rsidR="000B2CA9" w:rsidRDefault="000B2CA9" w:rsidP="000B2CA9">
      <w:pPr>
        <w:rPr>
          <w:ins w:id="57" w:author="Tariq Horan" w:date="2022-04-27T15:35:00Z"/>
          <w:rFonts w:ascii="Calibri" w:eastAsia="Calibri" w:hAnsi="Calibri" w:cs="Calibri"/>
        </w:rPr>
      </w:pPr>
      <w:r w:rsidRPr="35087538">
        <w:rPr>
          <w:rFonts w:ascii="Calibri" w:eastAsia="Calibri" w:hAnsi="Calibri" w:cs="Calibri"/>
        </w:rPr>
        <w:t>The project will require a quality control team, an advertising team, a customer service team, and an application admin.</w:t>
      </w:r>
    </w:p>
    <w:p w14:paraId="1D6CD4F2" w14:textId="77777777" w:rsidR="006B28EF" w:rsidRDefault="006B28EF" w:rsidP="000B2CA9"/>
    <w:p w14:paraId="63BF36CC" w14:textId="77777777" w:rsidR="000B2CA9" w:rsidRDefault="000B2CA9" w:rsidP="000B2CA9">
      <w:pPr>
        <w:pStyle w:val="Heading2"/>
        <w:numPr>
          <w:ilvl w:val="0"/>
          <w:numId w:val="0"/>
        </w:numPr>
        <w:ind w:left="567" w:hanging="567"/>
      </w:pPr>
      <w:bookmarkStart w:id="58" w:name="_Toc100676430"/>
      <w:r w:rsidRPr="35087538">
        <w:rPr>
          <w:rFonts w:ascii="Calibri Light" w:eastAsia="Calibri Light" w:hAnsi="Calibri Light" w:cs="Calibri Light"/>
          <w:color w:val="2F5496" w:themeColor="accent5" w:themeShade="BF"/>
        </w:rPr>
        <w:t>2.8</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Environmental Impact</w:t>
      </w:r>
      <w:bookmarkEnd w:id="58"/>
    </w:p>
    <w:p w14:paraId="1BD904CF" w14:textId="206185EB" w:rsidR="006732E7" w:rsidRDefault="000B2CA9" w:rsidP="006732E7">
      <w:pPr>
        <w:rPr>
          <w:ins w:id="59" w:author="Tariq Horan" w:date="2022-04-27T15:36:00Z"/>
          <w:rFonts w:ascii="Calibri" w:eastAsia="Calibri" w:hAnsi="Calibri" w:cs="Calibri"/>
        </w:rPr>
      </w:pPr>
      <w:r w:rsidRPr="35087538">
        <w:rPr>
          <w:rFonts w:ascii="Calibri" w:eastAsia="Calibri" w:hAnsi="Calibri" w:cs="Calibri"/>
        </w:rPr>
        <w:t>The application is all online no physical shop the main environmental impacts the business has is shipping and packaging products.</w:t>
      </w:r>
    </w:p>
    <w:p w14:paraId="585B5612" w14:textId="77777777" w:rsidR="006B28EF" w:rsidRDefault="006B28EF" w:rsidP="006732E7">
      <w:pPr>
        <w:rPr>
          <w:rFonts w:ascii="Calibri" w:eastAsia="Calibri" w:hAnsi="Calibri" w:cs="Calibri"/>
        </w:rPr>
      </w:pPr>
    </w:p>
    <w:p w14:paraId="1F32148B" w14:textId="247B11AB" w:rsidR="0081608C" w:rsidDel="006B28EF" w:rsidRDefault="3D50C75C" w:rsidP="0081608C">
      <w:pPr>
        <w:rPr>
          <w:del w:id="60" w:author="Tariq Horan" w:date="2022-04-27T15:35:00Z"/>
        </w:rPr>
      </w:pPr>
      <w:del w:id="61" w:author="Tariq Horan" w:date="2022-04-27T15:35:00Z">
        <w:r w:rsidDel="006B28EF">
          <w:delText>Requirements</w:delText>
        </w:r>
        <w:r w:rsidR="0081608C" w:rsidDel="006B28EF">
          <w:delText>.</w:delText>
        </w:r>
      </w:del>
    </w:p>
    <w:p w14:paraId="138505B1" w14:textId="50992BCC" w:rsidR="00FA1C4C" w:rsidRPr="000B2CA9" w:rsidRDefault="00FA1C4C" w:rsidP="0081608C">
      <w:pPr>
        <w:pStyle w:val="Heading1"/>
      </w:pPr>
      <w:bookmarkStart w:id="62" w:name="_Toc100676431"/>
      <w:r>
        <w:t>Requirements</w:t>
      </w:r>
      <w:bookmarkEnd w:id="62"/>
    </w:p>
    <w:p w14:paraId="1948457F" w14:textId="772D81BA" w:rsidR="006B28EF" w:rsidRDefault="00374718" w:rsidP="006B28EF">
      <w:pPr>
        <w:pStyle w:val="Heading2"/>
        <w:rPr>
          <w:ins w:id="63" w:author="Tariq Horan" w:date="2022-04-27T15:37:00Z"/>
        </w:rPr>
      </w:pPr>
      <w:bookmarkStart w:id="64" w:name="_Toc100676432"/>
      <w:del w:id="65" w:author="Tariq Horan" w:date="2022-04-27T15:37:00Z">
        <w:r w:rsidDel="006B28EF">
          <w:delText xml:space="preserve">3.1 </w:delText>
        </w:r>
      </w:del>
      <w:r w:rsidR="000B2CA9">
        <w:t>Introduction</w:t>
      </w:r>
      <w:bookmarkEnd w:id="64"/>
    </w:p>
    <w:p w14:paraId="27D6A5FF" w14:textId="77777777" w:rsidR="00CB0583" w:rsidRPr="00CB0583" w:rsidRDefault="00CB0583" w:rsidP="00CB0583">
      <w:pPr>
        <w:rPr>
          <w:ins w:id="66" w:author="Tariq Horan" w:date="2022-04-27T15:37:00Z"/>
          <w:rPrChange w:id="67" w:author="Tariq Horan" w:date="2022-04-27T15:37:00Z">
            <w:rPr>
              <w:ins w:id="68" w:author="Tariq Horan" w:date="2022-04-27T15:37:00Z"/>
            </w:rPr>
          </w:rPrChange>
        </w:rPr>
        <w:pPrChange w:id="69" w:author="Tariq Horan" w:date="2022-04-27T15:37:00Z">
          <w:pPr/>
        </w:pPrChange>
      </w:pPr>
    </w:p>
    <w:p w14:paraId="68EC1371" w14:textId="7E03F062" w:rsidR="00CB0583" w:rsidRDefault="00CB0583" w:rsidP="006B28EF">
      <w:pPr>
        <w:rPr>
          <w:ins w:id="70" w:author="Tariq Horan" w:date="2022-04-27T15:40:00Z"/>
        </w:rPr>
      </w:pPr>
      <w:ins w:id="71" w:author="Tariq Horan" w:date="2022-04-27T15:37:00Z">
        <w:r>
          <w:t xml:space="preserve">It is important that I have requirements for my application </w:t>
        </w:r>
      </w:ins>
      <w:ins w:id="72" w:author="Tariq Horan" w:date="2022-04-27T15:38:00Z">
        <w:r>
          <w:t xml:space="preserve">so I can figure out what I need the site to do. Not only for a user but for the admin too </w:t>
        </w:r>
      </w:ins>
      <w:ins w:id="73" w:author="Tariq Horan" w:date="2022-04-27T15:39:00Z">
        <w:r>
          <w:t>so I can keep on track on what needs to be working.</w:t>
        </w:r>
      </w:ins>
    </w:p>
    <w:p w14:paraId="7829CEDE" w14:textId="77777777" w:rsidR="00CB0583" w:rsidRPr="006B28EF" w:rsidRDefault="00CB0583" w:rsidP="006B28EF">
      <w:pPr>
        <w:rPr>
          <w:rPrChange w:id="74" w:author="Tariq Horan" w:date="2022-04-27T15:37:00Z">
            <w:rPr/>
          </w:rPrChange>
        </w:rPr>
        <w:pPrChange w:id="75" w:author="Tariq Horan" w:date="2022-04-27T15:37:00Z">
          <w:pPr>
            <w:pStyle w:val="Heading2"/>
            <w:numPr>
              <w:ilvl w:val="0"/>
              <w:numId w:val="0"/>
            </w:numPr>
            <w:ind w:hanging="567"/>
          </w:pPr>
        </w:pPrChange>
      </w:pPr>
    </w:p>
    <w:p w14:paraId="2EC0F4BC" w14:textId="77777777" w:rsidR="000B2CA9" w:rsidRPr="0081608C" w:rsidRDefault="000B2CA9" w:rsidP="00CB0583">
      <w:pPr>
        <w:pPrChange w:id="76" w:author="Tariq Horan" w:date="2022-04-27T15:39:00Z">
          <w:pPr>
            <w:pStyle w:val="NormalWeb"/>
          </w:pPr>
        </w:pPrChange>
      </w:pPr>
      <w:r w:rsidRPr="0081608C">
        <w:t>The user will be able to login when they use the application (they don’t have to), first they will need to register an account which will be stored in the database. The user will have to login using an email and password, they will also need to enter their shoe size and general clothing size.</w:t>
      </w:r>
    </w:p>
    <w:p w14:paraId="3B79A62A" w14:textId="77777777" w:rsidR="000B2CA9" w:rsidRPr="0081608C" w:rsidRDefault="000B2CA9" w:rsidP="000B2CA9">
      <w:pPr>
        <w:pStyle w:val="NormalWeb"/>
        <w:rPr>
          <w:rFonts w:asciiTheme="minorHAnsi" w:hAnsiTheme="minorHAnsi" w:cstheme="minorHAnsi"/>
          <w:color w:val="000000"/>
        </w:rPr>
      </w:pPr>
    </w:p>
    <w:p w14:paraId="44E8793E" w14:textId="77777777" w:rsidR="000B2CA9" w:rsidRPr="0081608C" w:rsidRDefault="000B2CA9" w:rsidP="00CB0583">
      <w:pPr>
        <w:pPrChange w:id="77" w:author="Tariq Horan" w:date="2022-04-27T15:40:00Z">
          <w:pPr>
            <w:pStyle w:val="NormalWeb"/>
          </w:pPr>
        </w:pPrChange>
      </w:pPr>
      <w:r w:rsidRPr="0081608C">
        <w:t>There will be an admin for the application so for when they login they will have control over certain aspects of the application. They will have CRUD functionality so that it is easy to manipulate the contents of a certain page by altering the database.</w:t>
      </w:r>
    </w:p>
    <w:p w14:paraId="25800D27" w14:textId="77777777" w:rsidR="000B2CA9" w:rsidRPr="0081608C" w:rsidRDefault="000B2CA9" w:rsidP="000B2CA9">
      <w:pPr>
        <w:pStyle w:val="NormalWeb"/>
        <w:rPr>
          <w:rFonts w:asciiTheme="minorHAnsi" w:hAnsiTheme="minorHAnsi" w:cstheme="minorHAnsi"/>
          <w:color w:val="000000"/>
        </w:rPr>
      </w:pPr>
    </w:p>
    <w:p w14:paraId="3C854B8A" w14:textId="6392244A" w:rsidR="000B2CA9" w:rsidRDefault="000B2CA9" w:rsidP="00CB0583">
      <w:pPr>
        <w:rPr>
          <w:ins w:id="78" w:author="Tariq Horan" w:date="2022-04-27T15:40:00Z"/>
        </w:rPr>
      </w:pPr>
      <w:r w:rsidRPr="0081608C">
        <w:t>The user will be able to browse products, filter and sort products and also bid on the products they desire. There is no cart, as far as purchase goes there will only be a successful bid pop up as a visual confirmation</w:t>
      </w:r>
      <w:ins w:id="79" w:author="Tariq Horan" w:date="2022-04-27T15:40:00Z">
        <w:r w:rsidR="00CB0583">
          <w:t>.</w:t>
        </w:r>
      </w:ins>
    </w:p>
    <w:p w14:paraId="78870DEF" w14:textId="77777777" w:rsidR="00CB0583" w:rsidRPr="0081608C" w:rsidRDefault="00CB0583" w:rsidP="00CB0583">
      <w:pPr>
        <w:pPrChange w:id="80" w:author="Tariq Horan" w:date="2022-04-27T15:40:00Z">
          <w:pPr>
            <w:pStyle w:val="NormalWeb"/>
          </w:pPr>
        </w:pPrChange>
      </w:pPr>
    </w:p>
    <w:p w14:paraId="60AFB3B7" w14:textId="4DE05FA3" w:rsidR="000B2CA9" w:rsidRDefault="000B2CA9" w:rsidP="00872A5F">
      <w:pPr>
        <w:pStyle w:val="Heading2"/>
        <w:rPr>
          <w:ins w:id="81" w:author="Tariq Horan" w:date="2022-04-27T15:42:00Z"/>
        </w:rPr>
        <w:pPrChange w:id="82" w:author="Tariq Horan" w:date="2022-04-27T15:42:00Z">
          <w:pPr>
            <w:pStyle w:val="Heading2"/>
            <w:numPr>
              <w:ilvl w:val="0"/>
              <w:numId w:val="0"/>
            </w:numPr>
            <w:ind w:hanging="567"/>
          </w:pPr>
        </w:pPrChange>
      </w:pPr>
      <w:bookmarkStart w:id="83" w:name="_Toc100676433"/>
      <w:del w:id="84" w:author="Tariq Horan" w:date="2022-04-27T15:42:00Z">
        <w:r w:rsidDel="00872A5F">
          <w:delText xml:space="preserve">3.2 </w:delText>
        </w:r>
      </w:del>
      <w:r>
        <w:t>Requirements gathering</w:t>
      </w:r>
      <w:bookmarkEnd w:id="83"/>
    </w:p>
    <w:p w14:paraId="04052D29" w14:textId="5760CF06" w:rsidR="00872A5F" w:rsidRDefault="00872A5F" w:rsidP="00872A5F">
      <w:pPr>
        <w:rPr>
          <w:ins w:id="85" w:author="Tariq Horan" w:date="2022-04-27T15:46:00Z"/>
        </w:rPr>
      </w:pPr>
      <w:ins w:id="86" w:author="Tariq Horan" w:date="2022-04-27T15:43:00Z">
        <w:r>
          <w:t>This section is important because it is good to ide</w:t>
        </w:r>
      </w:ins>
      <w:ins w:id="87" w:author="Tariq Horan" w:date="2022-04-27T15:44:00Z">
        <w:r>
          <w:t xml:space="preserve">ntify the exact requirements I need at the start of the project, I am basically </w:t>
        </w:r>
      </w:ins>
      <w:ins w:id="88" w:author="Tariq Horan" w:date="2022-04-27T15:45:00Z">
        <w:r>
          <w:t>analyzing</w:t>
        </w:r>
      </w:ins>
      <w:ins w:id="89" w:author="Tariq Horan" w:date="2022-04-27T15:44:00Z">
        <w:r>
          <w:t xml:space="preserve"> similar applications </w:t>
        </w:r>
      </w:ins>
      <w:ins w:id="90" w:author="Tariq Horan" w:date="2022-04-27T15:45:00Z">
        <w:r>
          <w:t>to use their requirements as a template</w:t>
        </w:r>
      </w:ins>
      <w:ins w:id="91" w:author="Tariq Horan" w:date="2022-04-27T15:46:00Z">
        <w:r>
          <w:t>.</w:t>
        </w:r>
      </w:ins>
    </w:p>
    <w:p w14:paraId="37F2F50B" w14:textId="77777777" w:rsidR="00872A5F" w:rsidRPr="00872A5F" w:rsidRDefault="00872A5F" w:rsidP="00872A5F">
      <w:pPr>
        <w:rPr>
          <w:rPrChange w:id="92" w:author="Tariq Horan" w:date="2022-04-27T15:42:00Z">
            <w:rPr/>
          </w:rPrChange>
        </w:rPr>
        <w:pPrChange w:id="93" w:author="Tariq Horan" w:date="2022-04-27T15:42:00Z">
          <w:pPr>
            <w:pStyle w:val="Heading2"/>
            <w:numPr>
              <w:ilvl w:val="0"/>
              <w:numId w:val="0"/>
            </w:numPr>
            <w:ind w:hanging="567"/>
          </w:pPr>
        </w:pPrChange>
      </w:pPr>
    </w:p>
    <w:p w14:paraId="4F8E515D" w14:textId="77777777" w:rsidR="000B2CA9" w:rsidRDefault="000B2CA9" w:rsidP="000B2CA9">
      <w:pPr>
        <w:pStyle w:val="Heading3"/>
        <w:numPr>
          <w:ilvl w:val="0"/>
          <w:numId w:val="0"/>
        </w:numPr>
        <w:ind w:left="709" w:hanging="709"/>
      </w:pPr>
      <w:bookmarkStart w:id="94" w:name="_Toc100676434"/>
      <w:r>
        <w:t>3.2.1 Similar applications</w:t>
      </w:r>
      <w:bookmarkEnd w:id="94"/>
    </w:p>
    <w:p w14:paraId="21D44D7B" w14:textId="77777777" w:rsidR="000B2CA9" w:rsidRDefault="000B2CA9" w:rsidP="000B2CA9">
      <w:pPr>
        <w:pStyle w:val="NormalWeb"/>
        <w:rPr>
          <w:color w:val="000000"/>
          <w:sz w:val="27"/>
          <w:szCs w:val="27"/>
        </w:rPr>
      </w:pPr>
      <w:r w:rsidRPr="00872A5F">
        <w:rPr>
          <w:rStyle w:val="Heading3Char"/>
          <w:rPrChange w:id="95" w:author="Tariq Horan" w:date="2022-04-27T15:46:00Z">
            <w:rPr>
              <w:color w:val="000000"/>
              <w:sz w:val="27"/>
              <w:szCs w:val="27"/>
            </w:rPr>
          </w:rPrChange>
        </w:rPr>
        <w:t xml:space="preserve">o </w:t>
      </w:r>
      <w:r w:rsidRPr="00872A5F">
        <w:rPr>
          <w:rStyle w:val="Heading3Char"/>
          <w:rFonts w:eastAsiaTheme="majorEastAsia"/>
          <w:rPrChange w:id="96" w:author="Tariq Horan" w:date="2022-04-27T15:46:00Z">
            <w:rPr>
              <w:rFonts w:asciiTheme="majorHAnsi" w:hAnsiTheme="majorHAnsi" w:cstheme="majorHAnsi"/>
              <w:color w:val="000000"/>
              <w:sz w:val="27"/>
              <w:szCs w:val="27"/>
            </w:rPr>
          </w:rPrChange>
        </w:rPr>
        <w:t>Screenshots</w:t>
      </w:r>
    </w:p>
    <w:p w14:paraId="68AD225A" w14:textId="77777777" w:rsidR="000B2CA9" w:rsidRDefault="000B2CA9" w:rsidP="000B2CA9">
      <w:pPr>
        <w:pStyle w:val="NormalWeb"/>
        <w:keepNext/>
      </w:pPr>
      <w:r w:rsidRPr="00F94642">
        <w:rPr>
          <w:noProof/>
          <w:color w:val="000000"/>
          <w:sz w:val="27"/>
          <w:szCs w:val="27"/>
        </w:rPr>
        <w:drawing>
          <wp:inline distT="0" distB="0" distL="0" distR="0" wp14:anchorId="56D76985" wp14:editId="20F7F9BF">
            <wp:extent cx="5731510" cy="276606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2"/>
                    <a:stretch>
                      <a:fillRect/>
                    </a:stretch>
                  </pic:blipFill>
                  <pic:spPr>
                    <a:xfrm>
                      <a:off x="0" y="0"/>
                      <a:ext cx="5731510" cy="2766060"/>
                    </a:xfrm>
                    <a:prstGeom prst="rect">
                      <a:avLst/>
                    </a:prstGeom>
                  </pic:spPr>
                </pic:pic>
              </a:graphicData>
            </a:graphic>
          </wp:inline>
        </w:drawing>
      </w:r>
    </w:p>
    <w:p w14:paraId="550BB926"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The homepage of stockx</w:t>
      </w:r>
    </w:p>
    <w:p w14:paraId="3DCADA92" w14:textId="77777777" w:rsidR="000B2CA9" w:rsidRDefault="000B2CA9" w:rsidP="000B2CA9">
      <w:pPr>
        <w:keepNext/>
      </w:pPr>
      <w:r w:rsidRPr="0061724D">
        <w:rPr>
          <w:noProof/>
        </w:rPr>
        <w:lastRenderedPageBreak/>
        <w:drawing>
          <wp:inline distT="0" distB="0" distL="0" distR="0" wp14:anchorId="6434D379" wp14:editId="59A1C6E9">
            <wp:extent cx="5731510" cy="2876550"/>
            <wp:effectExtent l="0" t="0" r="254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3"/>
                    <a:stretch>
                      <a:fillRect/>
                    </a:stretch>
                  </pic:blipFill>
                  <pic:spPr>
                    <a:xfrm>
                      <a:off x="0" y="0"/>
                      <a:ext cx="5731510" cy="2876550"/>
                    </a:xfrm>
                    <a:prstGeom prst="rect">
                      <a:avLst/>
                    </a:prstGeom>
                  </pic:spPr>
                </pic:pic>
              </a:graphicData>
            </a:graphic>
          </wp:inline>
        </w:drawing>
      </w:r>
    </w:p>
    <w:p w14:paraId="2A2FDEDE"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The browse page for sneakers with some sort and filter options</w:t>
      </w:r>
    </w:p>
    <w:p w14:paraId="0985BD99" w14:textId="77777777" w:rsidR="000B2CA9" w:rsidRDefault="000B2CA9" w:rsidP="000B2CA9">
      <w:pPr>
        <w:keepNext/>
      </w:pPr>
      <w:r w:rsidRPr="0061724D">
        <w:rPr>
          <w:noProof/>
        </w:rPr>
        <w:drawing>
          <wp:inline distT="0" distB="0" distL="0" distR="0" wp14:anchorId="2E58BF73" wp14:editId="1DB55A59">
            <wp:extent cx="5731510" cy="288226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4"/>
                    <a:stretch>
                      <a:fillRect/>
                    </a:stretch>
                  </pic:blipFill>
                  <pic:spPr>
                    <a:xfrm>
                      <a:off x="0" y="0"/>
                      <a:ext cx="5731510" cy="2882265"/>
                    </a:xfrm>
                    <a:prstGeom prst="rect">
                      <a:avLst/>
                    </a:prstGeom>
                  </pic:spPr>
                </pic:pic>
              </a:graphicData>
            </a:graphic>
          </wp:inline>
        </w:drawing>
      </w:r>
    </w:p>
    <w:p w14:paraId="6AC74CFA"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product view page with ability to bid</w:t>
      </w:r>
    </w:p>
    <w:p w14:paraId="7AE10E13" w14:textId="77777777" w:rsidR="000B2CA9" w:rsidRDefault="000B2CA9" w:rsidP="000B2CA9">
      <w:pPr>
        <w:keepNext/>
      </w:pPr>
      <w:r w:rsidRPr="0061724D">
        <w:rPr>
          <w:noProof/>
        </w:rPr>
        <w:lastRenderedPageBreak/>
        <w:drawing>
          <wp:inline distT="0" distB="0" distL="0" distR="0" wp14:anchorId="5157CB51" wp14:editId="301FCB1A">
            <wp:extent cx="5731510" cy="271145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5"/>
                    <a:stretch>
                      <a:fillRect/>
                    </a:stretch>
                  </pic:blipFill>
                  <pic:spPr>
                    <a:xfrm>
                      <a:off x="0" y="0"/>
                      <a:ext cx="5731510" cy="2711450"/>
                    </a:xfrm>
                    <a:prstGeom prst="rect">
                      <a:avLst/>
                    </a:prstGeom>
                  </pic:spPr>
                </pic:pic>
              </a:graphicData>
            </a:graphic>
          </wp:inline>
        </w:drawing>
      </w:r>
    </w:p>
    <w:p w14:paraId="26E5E777"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The bidding and selling page for products</w:t>
      </w:r>
      <w:r>
        <w:tab/>
      </w:r>
    </w:p>
    <w:p w14:paraId="5CED7DBF" w14:textId="77777777" w:rsidR="000B2CA9" w:rsidRDefault="000B2CA9" w:rsidP="000B2CA9">
      <w:pPr>
        <w:keepNext/>
      </w:pPr>
      <w:r w:rsidRPr="00686BA1">
        <w:rPr>
          <w:noProof/>
        </w:rPr>
        <w:drawing>
          <wp:inline distT="0" distB="0" distL="0" distR="0" wp14:anchorId="4EBF74C5" wp14:editId="21EF789E">
            <wp:extent cx="5731510" cy="2510790"/>
            <wp:effectExtent l="0" t="0" r="2540" b="381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stretch>
                      <a:fillRect/>
                    </a:stretch>
                  </pic:blipFill>
                  <pic:spPr>
                    <a:xfrm>
                      <a:off x="0" y="0"/>
                      <a:ext cx="5731510" cy="2510790"/>
                    </a:xfrm>
                    <a:prstGeom prst="rect">
                      <a:avLst/>
                    </a:prstGeom>
                  </pic:spPr>
                </pic:pic>
              </a:graphicData>
            </a:graphic>
          </wp:inline>
        </w:drawing>
      </w:r>
    </w:p>
    <w:p w14:paraId="1DFDE719"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GOAT homepage</w:t>
      </w:r>
    </w:p>
    <w:p w14:paraId="30977456" w14:textId="77777777" w:rsidR="000B2CA9" w:rsidRDefault="000B2CA9" w:rsidP="000B2CA9">
      <w:pPr>
        <w:keepNext/>
      </w:pPr>
      <w:r w:rsidRPr="00181A78">
        <w:rPr>
          <w:noProof/>
        </w:rPr>
        <w:lastRenderedPageBreak/>
        <w:drawing>
          <wp:inline distT="0" distB="0" distL="0" distR="0" wp14:anchorId="7AF31113" wp14:editId="59E2F146">
            <wp:extent cx="5731510" cy="2844800"/>
            <wp:effectExtent l="0" t="0" r="254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7"/>
                    <a:stretch>
                      <a:fillRect/>
                    </a:stretch>
                  </pic:blipFill>
                  <pic:spPr>
                    <a:xfrm>
                      <a:off x="0" y="0"/>
                      <a:ext cx="5731510" cy="2844800"/>
                    </a:xfrm>
                    <a:prstGeom prst="rect">
                      <a:avLst/>
                    </a:prstGeom>
                  </pic:spPr>
                </pic:pic>
              </a:graphicData>
            </a:graphic>
          </wp:inline>
        </w:drawing>
      </w:r>
    </w:p>
    <w:p w14:paraId="3D56E14E"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The browse shoes page for GOAT</w:t>
      </w:r>
    </w:p>
    <w:p w14:paraId="490E53EA" w14:textId="77777777" w:rsidR="000B2CA9" w:rsidRDefault="000B2CA9" w:rsidP="000B2CA9">
      <w:pPr>
        <w:keepNext/>
      </w:pPr>
      <w:r w:rsidRPr="00740948">
        <w:rPr>
          <w:noProof/>
        </w:rPr>
        <w:drawing>
          <wp:inline distT="0" distB="0" distL="0" distR="0" wp14:anchorId="724EEF81" wp14:editId="59472957">
            <wp:extent cx="5731510" cy="286385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731510" cy="2863850"/>
                    </a:xfrm>
                    <a:prstGeom prst="rect">
                      <a:avLst/>
                    </a:prstGeom>
                  </pic:spPr>
                </pic:pic>
              </a:graphicData>
            </a:graphic>
          </wp:inline>
        </w:drawing>
      </w:r>
    </w:p>
    <w:p w14:paraId="45B60509"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The product view page with ability to bid</w:t>
      </w:r>
    </w:p>
    <w:p w14:paraId="72EBF99E" w14:textId="77777777" w:rsidR="000B2CA9" w:rsidRDefault="000B2CA9" w:rsidP="000B2CA9">
      <w:pPr>
        <w:keepNext/>
      </w:pPr>
      <w:r w:rsidRPr="00740948">
        <w:rPr>
          <w:noProof/>
        </w:rPr>
        <w:lastRenderedPageBreak/>
        <w:drawing>
          <wp:inline distT="0" distB="0" distL="0" distR="0" wp14:anchorId="1A09C3A7" wp14:editId="03A3975E">
            <wp:extent cx="5731510" cy="2758440"/>
            <wp:effectExtent l="0" t="0" r="254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5731510" cy="2758440"/>
                    </a:xfrm>
                    <a:prstGeom prst="rect">
                      <a:avLst/>
                    </a:prstGeom>
                  </pic:spPr>
                </pic:pic>
              </a:graphicData>
            </a:graphic>
          </wp:inline>
        </w:drawing>
      </w:r>
    </w:p>
    <w:p w14:paraId="61D409F3" w14:textId="77777777" w:rsidR="000B2CA9" w:rsidRPr="00740948" w:rsidRDefault="000B2CA9" w:rsidP="000B2CA9">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The product view page with ability to bid</w:t>
      </w:r>
    </w:p>
    <w:p w14:paraId="1E8E8A51" w14:textId="77777777" w:rsidR="000B2CA9" w:rsidRDefault="000B2CA9" w:rsidP="00872A5F">
      <w:pPr>
        <w:pStyle w:val="Heading3"/>
        <w:numPr>
          <w:ilvl w:val="0"/>
          <w:numId w:val="0"/>
        </w:numPr>
        <w:ind w:left="709" w:hanging="709"/>
        <w:pPrChange w:id="97" w:author="Tariq Horan" w:date="2022-04-27T15:46:00Z">
          <w:pPr>
            <w:pStyle w:val="NormalWeb"/>
          </w:pPr>
        </w:pPrChange>
      </w:pPr>
      <w:r>
        <w:t>o</w:t>
      </w:r>
      <w:r w:rsidRPr="0081608C">
        <w:t xml:space="preserve"> Descriptions</w:t>
      </w:r>
    </w:p>
    <w:p w14:paraId="5D5D1380" w14:textId="5505679A" w:rsidR="000B2CA9" w:rsidRPr="0081608C" w:rsidRDefault="000B2CA9" w:rsidP="00872A5F">
      <w:pPr>
        <w:pPrChange w:id="98" w:author="Tariq Horan" w:date="2022-04-27T15:47:00Z">
          <w:pPr>
            <w:pStyle w:val="NormalWeb"/>
          </w:pPr>
        </w:pPrChange>
      </w:pPr>
      <w:r w:rsidRPr="0081608C">
        <w:t xml:space="preserve">The screen shots above are the basic flow for the process of buying a pair of shoes on both stockx and GOAT, it starts off on the browse page and it quickly allows you to buy or bid for a pair of shoes. I found that stockx was slightly easier to use and </w:t>
      </w:r>
      <w:r w:rsidR="005B1E0E" w:rsidRPr="0081608C">
        <w:t>clearer</w:t>
      </w:r>
      <w:r w:rsidRPr="0081608C">
        <w:t>.</w:t>
      </w:r>
    </w:p>
    <w:p w14:paraId="56C1F9AE" w14:textId="77777777" w:rsidR="000B2CA9" w:rsidRDefault="000B2CA9" w:rsidP="00872A5F">
      <w:pPr>
        <w:pStyle w:val="Heading3"/>
        <w:numPr>
          <w:ilvl w:val="0"/>
          <w:numId w:val="0"/>
        </w:numPr>
        <w:ind w:left="709" w:hanging="709"/>
        <w:pPrChange w:id="99" w:author="Tariq Horan" w:date="2022-04-27T15:47:00Z">
          <w:pPr>
            <w:pStyle w:val="NormalWeb"/>
          </w:pPr>
        </w:pPrChange>
      </w:pPr>
      <w:r>
        <w:t>o</w:t>
      </w:r>
      <w:r w:rsidRPr="0081608C">
        <w:t xml:space="preserve"> Advantages</w:t>
      </w:r>
    </w:p>
    <w:p w14:paraId="6A945C6E" w14:textId="77777777" w:rsidR="000B2CA9" w:rsidRPr="0081608C" w:rsidRDefault="000B2CA9" w:rsidP="00A831A5">
      <w:pPr>
        <w:pPrChange w:id="100" w:author="Tariq Horan" w:date="2022-04-27T15:47:00Z">
          <w:pPr>
            <w:pStyle w:val="NormalWeb"/>
          </w:pPr>
        </w:pPrChange>
      </w:pPr>
      <w:r w:rsidRPr="0081608C">
        <w:t>Both sites have a quick way to find products as they both have search options.</w:t>
      </w:r>
    </w:p>
    <w:p w14:paraId="58AAC818" w14:textId="77777777" w:rsidR="000B2CA9" w:rsidRPr="0081608C" w:rsidRDefault="000B2CA9" w:rsidP="00A831A5">
      <w:pPr>
        <w:pPrChange w:id="101" w:author="Tariq Horan" w:date="2022-04-27T15:47:00Z">
          <w:pPr>
            <w:pStyle w:val="NormalWeb"/>
          </w:pPr>
        </w:pPrChange>
      </w:pPr>
      <w:r w:rsidRPr="0081608C">
        <w:t>Pictures of the products with clear descriptions.</w:t>
      </w:r>
    </w:p>
    <w:p w14:paraId="2ACB1C48" w14:textId="77777777" w:rsidR="000B2CA9" w:rsidRPr="0081608C" w:rsidRDefault="000B2CA9" w:rsidP="00A831A5">
      <w:pPr>
        <w:pPrChange w:id="102" w:author="Tariq Horan" w:date="2022-04-27T15:47:00Z">
          <w:pPr>
            <w:pStyle w:val="NormalWeb"/>
          </w:pPr>
        </w:pPrChange>
      </w:pPr>
      <w:r w:rsidRPr="0081608C">
        <w:t>Coloured buttons to differentiate between different services.</w:t>
      </w:r>
    </w:p>
    <w:p w14:paraId="4D08CEA5" w14:textId="77777777" w:rsidR="000B2CA9" w:rsidRDefault="000B2CA9" w:rsidP="00872A5F">
      <w:pPr>
        <w:pStyle w:val="Heading3"/>
        <w:numPr>
          <w:ilvl w:val="0"/>
          <w:numId w:val="0"/>
        </w:numPr>
        <w:ind w:left="709" w:hanging="709"/>
        <w:pPrChange w:id="103" w:author="Tariq Horan" w:date="2022-04-27T15:47:00Z">
          <w:pPr>
            <w:pStyle w:val="NormalWeb"/>
          </w:pPr>
        </w:pPrChange>
      </w:pPr>
      <w:r>
        <w:t>o Disadvantages</w:t>
      </w:r>
    </w:p>
    <w:p w14:paraId="65EC7DA2" w14:textId="77777777" w:rsidR="000B2CA9" w:rsidRPr="0081608C" w:rsidRDefault="000B2CA9" w:rsidP="00A831A5">
      <w:pPr>
        <w:pPrChange w:id="104" w:author="Tariq Horan" w:date="2022-04-27T15:47:00Z">
          <w:pPr>
            <w:pStyle w:val="NormalWeb"/>
          </w:pPr>
        </w:pPrChange>
      </w:pPr>
      <w:r w:rsidRPr="0081608C">
        <w:t>Prices are for specific sizes which is misleading.</w:t>
      </w:r>
    </w:p>
    <w:p w14:paraId="3C9CAD0F" w14:textId="79CA6661" w:rsidR="000B2CA9" w:rsidRPr="0081608C" w:rsidRDefault="005B1E0E" w:rsidP="00A831A5">
      <w:pPr>
        <w:pPrChange w:id="105" w:author="Tariq Horan" w:date="2022-04-27T15:47:00Z">
          <w:pPr>
            <w:pStyle w:val="NormalWeb"/>
          </w:pPr>
        </w:pPrChange>
      </w:pPr>
      <w:r w:rsidRPr="0081608C">
        <w:t>Inexperienced users</w:t>
      </w:r>
      <w:r w:rsidR="000B2CA9" w:rsidRPr="0081608C">
        <w:t xml:space="preserve"> can find the searching process hard on GOAT as there is no clear browse link.</w:t>
      </w:r>
    </w:p>
    <w:p w14:paraId="61A7DFEE" w14:textId="77777777" w:rsidR="000B2CA9" w:rsidRPr="0081608C" w:rsidRDefault="000B2CA9" w:rsidP="00A831A5">
      <w:pPr>
        <w:pPrChange w:id="106" w:author="Tariq Horan" w:date="2022-04-27T15:47:00Z">
          <w:pPr>
            <w:pStyle w:val="NormalWeb"/>
          </w:pPr>
        </w:pPrChange>
      </w:pPr>
      <w:r w:rsidRPr="0081608C">
        <w:t>On GOAT the buying process uses one click too many and can be frustrating</w:t>
      </w:r>
    </w:p>
    <w:p w14:paraId="0046923E" w14:textId="77777777" w:rsidR="000B2CA9" w:rsidRDefault="000B2CA9" w:rsidP="000B2CA9">
      <w:pPr>
        <w:pStyle w:val="Heading3"/>
        <w:numPr>
          <w:ilvl w:val="0"/>
          <w:numId w:val="0"/>
        </w:numPr>
        <w:ind w:left="709" w:hanging="709"/>
      </w:pPr>
      <w:bookmarkStart w:id="107" w:name="_Toc100676435"/>
      <w:r>
        <w:t>3.2.2 Interviews</w:t>
      </w:r>
      <w:bookmarkEnd w:id="107"/>
    </w:p>
    <w:p w14:paraId="76B4055E" w14:textId="1412BDBB" w:rsidR="000B2CA9" w:rsidRPr="005F0144" w:rsidRDefault="000B2CA9" w:rsidP="00A831A5">
      <w:pPr>
        <w:pPrChange w:id="108" w:author="Tariq Horan" w:date="2022-04-27T15:49:00Z">
          <w:pPr>
            <w:pStyle w:val="NormalWeb"/>
          </w:pPr>
        </w:pPrChange>
      </w:pPr>
      <w:r w:rsidRPr="005F0144">
        <w:t>In the interviews I conducted I asked the participant to carry out a task on each competitor site. I asked the participants to find a particular shoe and get as far as they could in the purchasing process without actually buying it.</w:t>
      </w:r>
    </w:p>
    <w:p w14:paraId="733ED417" w14:textId="58618EE3" w:rsidR="000B2CA9" w:rsidRDefault="000B2CA9" w:rsidP="00A831A5">
      <w:pPr>
        <w:rPr>
          <w:ins w:id="109" w:author="Tariq Horan" w:date="2022-04-27T15:49:00Z"/>
        </w:rPr>
      </w:pPr>
      <w:r w:rsidRPr="005F0144">
        <w:t xml:space="preserve">The general takeaways from the interviews </w:t>
      </w:r>
      <w:r w:rsidR="005B1E0E" w:rsidRPr="005F0144">
        <w:t>were</w:t>
      </w:r>
      <w:r w:rsidRPr="005F0144">
        <w:t xml:space="preserve"> that the site layout is clear but there is some jargon that </w:t>
      </w:r>
      <w:del w:id="110" w:author="Tariq Horan" w:date="2022-04-27T15:48:00Z">
        <w:r w:rsidRPr="005F0144" w:rsidDel="00A831A5">
          <w:delText xml:space="preserve">they </w:delText>
        </w:r>
      </w:del>
      <w:ins w:id="111" w:author="Tariq Horan" w:date="2022-04-27T15:48:00Z">
        <w:r w:rsidR="00A831A5">
          <w:t>the testers</w:t>
        </w:r>
        <w:r w:rsidR="00A831A5" w:rsidRPr="005F0144">
          <w:t xml:space="preserve"> </w:t>
        </w:r>
      </w:ins>
      <w:r w:rsidRPr="005F0144">
        <w:t xml:space="preserve">couldn’t quite understand. The other important note in the interviews was that they didn’t understand the pricing on the products as they are different </w:t>
      </w:r>
      <w:r w:rsidRPr="005F0144">
        <w:lastRenderedPageBreak/>
        <w:t>for each size and also the processing and delivery fee varies without any explanation, the GOAT site is slightly different in that there are multiple buying options which they also found confusing because there is no explanation</w:t>
      </w:r>
      <w:ins w:id="112" w:author="Tariq Horan" w:date="2022-04-27T15:49:00Z">
        <w:r w:rsidR="00A831A5">
          <w:t>.</w:t>
        </w:r>
      </w:ins>
    </w:p>
    <w:p w14:paraId="31B38D08" w14:textId="77777777" w:rsidR="00A831A5" w:rsidRPr="005F0144" w:rsidRDefault="00A831A5" w:rsidP="00A831A5">
      <w:pPr>
        <w:pPrChange w:id="113" w:author="Tariq Horan" w:date="2022-04-27T15:49:00Z">
          <w:pPr>
            <w:pStyle w:val="NormalWeb"/>
          </w:pPr>
        </w:pPrChange>
      </w:pPr>
    </w:p>
    <w:p w14:paraId="4C5B7AC1" w14:textId="58BE2857" w:rsidR="000B2CA9" w:rsidRDefault="000B2CA9" w:rsidP="00A831A5">
      <w:pPr>
        <w:pStyle w:val="Heading2"/>
        <w:rPr>
          <w:ins w:id="114" w:author="Tariq Horan" w:date="2022-04-27T15:49:00Z"/>
        </w:rPr>
        <w:pPrChange w:id="115" w:author="Tariq Horan" w:date="2022-04-27T15:49:00Z">
          <w:pPr>
            <w:pStyle w:val="Heading2"/>
            <w:numPr>
              <w:ilvl w:val="0"/>
              <w:numId w:val="0"/>
            </w:numPr>
            <w:ind w:hanging="567"/>
          </w:pPr>
        </w:pPrChange>
      </w:pPr>
      <w:bookmarkStart w:id="116" w:name="_Toc100676436"/>
      <w:del w:id="117" w:author="Tariq Horan" w:date="2022-04-27T15:49:00Z">
        <w:r w:rsidDel="00A831A5">
          <w:delText xml:space="preserve">3.3 </w:delText>
        </w:r>
      </w:del>
      <w:r>
        <w:t>Requirements modelling</w:t>
      </w:r>
      <w:bookmarkEnd w:id="116"/>
    </w:p>
    <w:p w14:paraId="5576BE5E" w14:textId="0AA40DC9" w:rsidR="00A831A5" w:rsidRDefault="00A831A5" w:rsidP="00A831A5">
      <w:pPr>
        <w:rPr>
          <w:ins w:id="118" w:author="Tariq Horan" w:date="2022-04-27T15:51:00Z"/>
        </w:rPr>
      </w:pPr>
      <w:ins w:id="119" w:author="Tariq Horan" w:date="2022-04-27T15:49:00Z">
        <w:r>
          <w:t>T</w:t>
        </w:r>
      </w:ins>
      <w:ins w:id="120" w:author="Tariq Horan" w:date="2022-04-27T15:50:00Z">
        <w:r>
          <w:t xml:space="preserve">his section is used to map out the different requirements we need, </w:t>
        </w:r>
      </w:ins>
      <w:ins w:id="121" w:author="Tariq Horan" w:date="2022-04-27T15:51:00Z">
        <w:r>
          <w:t>I</w:t>
        </w:r>
      </w:ins>
      <w:ins w:id="122" w:author="Tariq Horan" w:date="2022-04-27T15:50:00Z">
        <w:r>
          <w:t xml:space="preserve"> need to have </w:t>
        </w:r>
      </w:ins>
      <w:ins w:id="123" w:author="Tariq Horan" w:date="2022-04-27T15:51:00Z">
        <w:r>
          <w:t xml:space="preserve">the ideas for the </w:t>
        </w:r>
      </w:ins>
      <w:ins w:id="124" w:author="Tariq Horan" w:date="2022-04-27T15:50:00Z">
        <w:r>
          <w:t>functional and non-functional requirem</w:t>
        </w:r>
      </w:ins>
      <w:ins w:id="125" w:author="Tariq Horan" w:date="2022-04-27T15:51:00Z">
        <w:r>
          <w:t>ents planned out to meet the requirements.</w:t>
        </w:r>
      </w:ins>
      <w:ins w:id="126" w:author="Tariq Horan" w:date="2022-04-27T15:53:00Z">
        <w:r w:rsidR="007E0FBB">
          <w:t xml:space="preserve"> The functional requirements are </w:t>
        </w:r>
      </w:ins>
      <w:ins w:id="127" w:author="Tariq Horan" w:date="2022-04-27T15:55:00Z">
        <w:r w:rsidR="007E0FBB">
          <w:t>important,</w:t>
        </w:r>
      </w:ins>
      <w:ins w:id="128" w:author="Tariq Horan" w:date="2022-04-27T15:53:00Z">
        <w:r w:rsidR="007E0FBB">
          <w:t xml:space="preserve"> but they don’t stop the application from </w:t>
        </w:r>
      </w:ins>
      <w:ins w:id="129" w:author="Tariq Horan" w:date="2022-04-27T15:54:00Z">
        <w:r w:rsidR="007E0FBB">
          <w:t>working. The non-functional ones must work so users can use the application</w:t>
        </w:r>
      </w:ins>
    </w:p>
    <w:p w14:paraId="16D755CF" w14:textId="77777777" w:rsidR="00A831A5" w:rsidRPr="00A831A5" w:rsidRDefault="00A831A5" w:rsidP="00A831A5">
      <w:pPr>
        <w:rPr>
          <w:rPrChange w:id="130" w:author="Tariq Horan" w:date="2022-04-27T15:49:00Z">
            <w:rPr/>
          </w:rPrChange>
        </w:rPr>
        <w:pPrChange w:id="131" w:author="Tariq Horan" w:date="2022-04-27T15:49:00Z">
          <w:pPr>
            <w:pStyle w:val="Heading2"/>
            <w:numPr>
              <w:ilvl w:val="0"/>
              <w:numId w:val="0"/>
            </w:numPr>
            <w:ind w:hanging="567"/>
          </w:pPr>
        </w:pPrChange>
      </w:pPr>
    </w:p>
    <w:p w14:paraId="6C811674" w14:textId="77777777" w:rsidR="000B2CA9" w:rsidRDefault="000B2CA9" w:rsidP="000B2CA9">
      <w:pPr>
        <w:pStyle w:val="Heading3"/>
        <w:numPr>
          <w:ilvl w:val="0"/>
          <w:numId w:val="0"/>
        </w:numPr>
        <w:ind w:left="709" w:hanging="709"/>
      </w:pPr>
      <w:bookmarkStart w:id="132" w:name="_Toc100676437"/>
      <w:r>
        <w:t>3.3.1 Functional requirements</w:t>
      </w:r>
      <w:bookmarkEnd w:id="132"/>
    </w:p>
    <w:p w14:paraId="2F473FE6" w14:textId="77777777" w:rsidR="000B2CA9" w:rsidRPr="005F0144" w:rsidRDefault="000B2CA9" w:rsidP="007E0FBB">
      <w:pPr>
        <w:pPrChange w:id="133" w:author="Tariq Horan" w:date="2022-04-27T15:55:00Z">
          <w:pPr>
            <w:pStyle w:val="NormalWeb"/>
          </w:pPr>
        </w:pPrChange>
      </w:pPr>
      <w:r w:rsidRPr="005F0144">
        <w:t>Users will be able to browse products</w:t>
      </w:r>
    </w:p>
    <w:p w14:paraId="5B6B39CA" w14:textId="77777777" w:rsidR="000B2CA9" w:rsidRPr="005F0144" w:rsidRDefault="000B2CA9" w:rsidP="007E0FBB">
      <w:pPr>
        <w:pPrChange w:id="134" w:author="Tariq Horan" w:date="2022-04-27T15:55:00Z">
          <w:pPr>
            <w:pStyle w:val="NormalWeb"/>
          </w:pPr>
        </w:pPrChange>
      </w:pPr>
      <w:r w:rsidRPr="005F0144">
        <w:t>Users can register/login</w:t>
      </w:r>
    </w:p>
    <w:p w14:paraId="3B94CF0D" w14:textId="77777777" w:rsidR="000B2CA9" w:rsidRPr="005F0144" w:rsidRDefault="000B2CA9" w:rsidP="007E0FBB">
      <w:pPr>
        <w:pPrChange w:id="135" w:author="Tariq Horan" w:date="2022-04-27T15:55:00Z">
          <w:pPr>
            <w:pStyle w:val="NormalWeb"/>
          </w:pPr>
        </w:pPrChange>
      </w:pPr>
      <w:r w:rsidRPr="005F0144">
        <w:t xml:space="preserve">Users can bid or sell </w:t>
      </w:r>
    </w:p>
    <w:p w14:paraId="56D8094D" w14:textId="37236A29" w:rsidR="000B2CA9" w:rsidRDefault="000B2CA9" w:rsidP="007E0FBB">
      <w:pPr>
        <w:rPr>
          <w:ins w:id="136" w:author="Tariq Horan" w:date="2022-04-27T15:55:00Z"/>
        </w:rPr>
      </w:pPr>
      <w:r w:rsidRPr="005F0144">
        <w:t xml:space="preserve">Admin has </w:t>
      </w:r>
      <w:ins w:id="137" w:author="Tariq Horan" w:date="2022-04-27T15:52:00Z">
        <w:r w:rsidR="00A831A5">
          <w:t xml:space="preserve">Create, Read, Update and </w:t>
        </w:r>
        <w:r w:rsidR="007E0FBB">
          <w:t>Delete (</w:t>
        </w:r>
      </w:ins>
      <w:del w:id="138" w:author="Tariq Horan" w:date="2022-04-27T16:34:00Z">
        <w:r w:rsidRPr="005F0144" w:rsidDel="001B5137">
          <w:delText>crud</w:delText>
        </w:r>
      </w:del>
      <w:ins w:id="139" w:author="Tariq Horan" w:date="2022-04-27T16:34:00Z">
        <w:r w:rsidR="001B5137">
          <w:t>CRUD</w:t>
        </w:r>
      </w:ins>
      <w:ins w:id="140" w:author="Tariq Horan" w:date="2022-04-27T15:52:00Z">
        <w:r w:rsidR="007E0FBB">
          <w:t>)</w:t>
        </w:r>
      </w:ins>
      <w:r w:rsidRPr="005F0144">
        <w:t xml:space="preserve"> functionality over application </w:t>
      </w:r>
    </w:p>
    <w:p w14:paraId="1AA54178" w14:textId="77777777" w:rsidR="007E0FBB" w:rsidRPr="005F0144" w:rsidRDefault="007E0FBB" w:rsidP="007E0FBB">
      <w:pPr>
        <w:pPrChange w:id="141" w:author="Tariq Horan" w:date="2022-04-27T15:55:00Z">
          <w:pPr>
            <w:pStyle w:val="NormalWeb"/>
          </w:pPr>
        </w:pPrChange>
      </w:pPr>
    </w:p>
    <w:p w14:paraId="38E9B82C" w14:textId="77777777" w:rsidR="000B2CA9" w:rsidRDefault="000B2CA9" w:rsidP="000B2CA9">
      <w:pPr>
        <w:pStyle w:val="Heading3"/>
        <w:numPr>
          <w:ilvl w:val="0"/>
          <w:numId w:val="0"/>
        </w:numPr>
        <w:ind w:left="709" w:hanging="709"/>
      </w:pPr>
      <w:bookmarkStart w:id="142" w:name="_Toc100676438"/>
      <w:r>
        <w:t>3.3.2 Non-functional requirements</w:t>
      </w:r>
      <w:bookmarkEnd w:id="142"/>
    </w:p>
    <w:p w14:paraId="794B4AB8" w14:textId="30D220CD" w:rsidR="000B2CA9" w:rsidRDefault="000B2CA9" w:rsidP="007E0FBB">
      <w:pPr>
        <w:pStyle w:val="Heading3"/>
        <w:numPr>
          <w:ilvl w:val="0"/>
          <w:numId w:val="0"/>
        </w:numPr>
        <w:ind w:left="709" w:hanging="709"/>
        <w:rPr>
          <w:ins w:id="143" w:author="Tariq Horan" w:date="2022-04-27T15:55:00Z"/>
        </w:rPr>
      </w:pPr>
      <w:r>
        <w:t>o</w:t>
      </w:r>
      <w:r w:rsidRPr="0081608C">
        <w:t xml:space="preserve"> Usability</w:t>
      </w:r>
    </w:p>
    <w:p w14:paraId="08411970" w14:textId="77777777" w:rsidR="007E0FBB" w:rsidRPr="007E0FBB" w:rsidRDefault="007E0FBB" w:rsidP="007E0FBB">
      <w:pPr>
        <w:rPr>
          <w:rPrChange w:id="144" w:author="Tariq Horan" w:date="2022-04-27T15:55:00Z">
            <w:rPr/>
          </w:rPrChange>
        </w:rPr>
        <w:pPrChange w:id="145" w:author="Tariq Horan" w:date="2022-04-27T15:55:00Z">
          <w:pPr>
            <w:pStyle w:val="NormalWeb"/>
          </w:pPr>
        </w:pPrChange>
      </w:pPr>
    </w:p>
    <w:p w14:paraId="587E73C5" w14:textId="77777777" w:rsidR="000B2CA9" w:rsidRPr="0081608C" w:rsidRDefault="000B2CA9" w:rsidP="007E0FBB">
      <w:pPr>
        <w:pPrChange w:id="146" w:author="Tariq Horan" w:date="2022-04-27T15:55:00Z">
          <w:pPr>
            <w:pStyle w:val="NormalWeb"/>
          </w:pPr>
        </w:pPrChange>
      </w:pPr>
      <w:r w:rsidRPr="0081608C">
        <w:t>The application should work in all browser sizes and still keep its design identity</w:t>
      </w:r>
    </w:p>
    <w:p w14:paraId="062C4162" w14:textId="77777777" w:rsidR="000B2CA9" w:rsidRPr="0081608C" w:rsidRDefault="000B2CA9" w:rsidP="007E0FBB">
      <w:pPr>
        <w:pPrChange w:id="147" w:author="Tariq Horan" w:date="2022-04-27T15:55:00Z">
          <w:pPr>
            <w:pStyle w:val="NormalWeb"/>
          </w:pPr>
        </w:pPrChange>
      </w:pPr>
      <w:r w:rsidRPr="0081608C">
        <w:t xml:space="preserve">The application should have the ability to go back to a page easily or back to the homepage </w:t>
      </w:r>
    </w:p>
    <w:p w14:paraId="6FE458C5" w14:textId="77777777" w:rsidR="007E0FBB" w:rsidRDefault="007E0FBB" w:rsidP="007E0FBB">
      <w:pPr>
        <w:pStyle w:val="Heading3"/>
        <w:numPr>
          <w:ilvl w:val="0"/>
          <w:numId w:val="0"/>
        </w:numPr>
        <w:ind w:left="709" w:hanging="709"/>
        <w:rPr>
          <w:ins w:id="148" w:author="Tariq Horan" w:date="2022-04-27T15:55:00Z"/>
        </w:rPr>
      </w:pPr>
    </w:p>
    <w:p w14:paraId="6AD506E5" w14:textId="5CEFA045" w:rsidR="000B2CA9" w:rsidRDefault="000B2CA9" w:rsidP="007E0FBB">
      <w:pPr>
        <w:pStyle w:val="Heading3"/>
        <w:numPr>
          <w:ilvl w:val="0"/>
          <w:numId w:val="0"/>
        </w:numPr>
        <w:ind w:left="709" w:hanging="709"/>
        <w:pPrChange w:id="149" w:author="Tariq Horan" w:date="2022-04-27T15:55:00Z">
          <w:pPr>
            <w:pStyle w:val="NormalWeb"/>
          </w:pPr>
        </w:pPrChange>
      </w:pPr>
      <w:r>
        <w:t>o</w:t>
      </w:r>
      <w:r w:rsidRPr="0081608C">
        <w:t xml:space="preserve"> Performance</w:t>
      </w:r>
    </w:p>
    <w:p w14:paraId="0976652C" w14:textId="3DE9C276" w:rsidR="000B2CA9" w:rsidRDefault="000B2CA9" w:rsidP="000B2CA9">
      <w:pPr>
        <w:pStyle w:val="NormalWeb"/>
        <w:rPr>
          <w:ins w:id="150" w:author="Tariq Horan" w:date="2022-04-27T15:56:00Z"/>
          <w:rFonts w:asciiTheme="minorHAnsi" w:hAnsiTheme="minorHAnsi" w:cstheme="minorHAnsi"/>
          <w:color w:val="000000"/>
        </w:rPr>
      </w:pPr>
      <w:r w:rsidRPr="0081608C">
        <w:rPr>
          <w:rFonts w:asciiTheme="minorHAnsi" w:hAnsiTheme="minorHAnsi" w:cstheme="minorHAnsi"/>
          <w:color w:val="000000"/>
        </w:rPr>
        <w:t xml:space="preserve">There will be visual signs that inform users on how their request is coming </w:t>
      </w:r>
      <w:r w:rsidR="005B1E0E" w:rsidRPr="0081608C">
        <w:rPr>
          <w:rFonts w:asciiTheme="minorHAnsi" w:hAnsiTheme="minorHAnsi" w:cstheme="minorHAnsi"/>
          <w:color w:val="000000"/>
        </w:rPr>
        <w:t>along e.g.,</w:t>
      </w:r>
      <w:r w:rsidRPr="0081608C">
        <w:rPr>
          <w:rFonts w:asciiTheme="minorHAnsi" w:hAnsiTheme="minorHAnsi" w:cstheme="minorHAnsi"/>
          <w:color w:val="000000"/>
        </w:rPr>
        <w:t xml:space="preserve"> a spinner when they bid on a product</w:t>
      </w:r>
    </w:p>
    <w:p w14:paraId="4BD5F658" w14:textId="77777777" w:rsidR="007E0FBB" w:rsidRPr="0081608C" w:rsidRDefault="007E0FBB" w:rsidP="000B2CA9">
      <w:pPr>
        <w:pStyle w:val="NormalWeb"/>
        <w:rPr>
          <w:rFonts w:asciiTheme="minorHAnsi" w:hAnsiTheme="minorHAnsi" w:cstheme="minorHAnsi"/>
          <w:color w:val="000000"/>
        </w:rPr>
      </w:pPr>
    </w:p>
    <w:p w14:paraId="1E1404B4" w14:textId="0B8EFC80" w:rsidR="000B2CA9" w:rsidRDefault="000B2CA9" w:rsidP="007E0FBB">
      <w:pPr>
        <w:pStyle w:val="Heading3"/>
        <w:numPr>
          <w:ilvl w:val="0"/>
          <w:numId w:val="0"/>
        </w:numPr>
        <w:ind w:left="709" w:hanging="709"/>
        <w:rPr>
          <w:ins w:id="151" w:author="Tariq Horan" w:date="2022-04-27T15:56:00Z"/>
        </w:rPr>
      </w:pPr>
      <w:r>
        <w:t>o</w:t>
      </w:r>
      <w:r w:rsidRPr="0081608C">
        <w:t xml:space="preserve"> Security</w:t>
      </w:r>
    </w:p>
    <w:p w14:paraId="07796284" w14:textId="77777777" w:rsidR="007E0FBB" w:rsidRPr="007E0FBB" w:rsidRDefault="007E0FBB" w:rsidP="007E0FBB">
      <w:pPr>
        <w:rPr>
          <w:rPrChange w:id="152" w:author="Tariq Horan" w:date="2022-04-27T15:56:00Z">
            <w:rPr/>
          </w:rPrChange>
        </w:rPr>
        <w:pPrChange w:id="153" w:author="Tariq Horan" w:date="2022-04-27T15:56:00Z">
          <w:pPr>
            <w:pStyle w:val="NormalWeb"/>
          </w:pPr>
        </w:pPrChange>
      </w:pPr>
    </w:p>
    <w:p w14:paraId="01053E51" w14:textId="77777777" w:rsidR="000B2CA9" w:rsidRPr="0081608C" w:rsidRDefault="000B2CA9" w:rsidP="007E0FBB">
      <w:pPr>
        <w:pPrChange w:id="154" w:author="Tariq Horan" w:date="2022-04-27T15:56:00Z">
          <w:pPr>
            <w:pStyle w:val="NormalWeb"/>
          </w:pPr>
        </w:pPrChange>
      </w:pPr>
      <w:r w:rsidRPr="0081608C">
        <w:t>When a user registers or logs in they must follow a password convention that requires certain characters</w:t>
      </w:r>
    </w:p>
    <w:p w14:paraId="4134637F" w14:textId="56C51547" w:rsidR="000B2CA9" w:rsidRDefault="000B2CA9" w:rsidP="007E0FBB">
      <w:pPr>
        <w:rPr>
          <w:ins w:id="155" w:author="Tariq Horan" w:date="2022-04-27T15:56:00Z"/>
          <w:szCs w:val="27"/>
        </w:rPr>
      </w:pPr>
      <w:r w:rsidRPr="0081608C">
        <w:rPr>
          <w:szCs w:val="27"/>
        </w:rPr>
        <w:t xml:space="preserve">If the bid is </w:t>
      </w:r>
      <w:r w:rsidR="005B1E0E" w:rsidRPr="0081608C">
        <w:rPr>
          <w:szCs w:val="27"/>
        </w:rPr>
        <w:t>successful,</w:t>
      </w:r>
      <w:r w:rsidRPr="0081608C">
        <w:rPr>
          <w:szCs w:val="27"/>
        </w:rPr>
        <w:t xml:space="preserve"> they should be redirected to the correct page </w:t>
      </w:r>
    </w:p>
    <w:p w14:paraId="61CE2EE4" w14:textId="77777777" w:rsidR="007E0FBB" w:rsidRPr="0081608C" w:rsidRDefault="007E0FBB" w:rsidP="007E0FBB">
      <w:pPr>
        <w:rPr>
          <w:szCs w:val="27"/>
        </w:rPr>
        <w:pPrChange w:id="156" w:author="Tariq Horan" w:date="2022-04-27T15:56:00Z">
          <w:pPr>
            <w:pStyle w:val="NormalWeb"/>
          </w:pPr>
        </w:pPrChange>
      </w:pPr>
    </w:p>
    <w:p w14:paraId="11D9D037" w14:textId="77777777" w:rsidR="000B2CA9" w:rsidRDefault="000B2CA9" w:rsidP="000B2CA9">
      <w:pPr>
        <w:pStyle w:val="Heading3"/>
        <w:numPr>
          <w:ilvl w:val="0"/>
          <w:numId w:val="0"/>
        </w:numPr>
        <w:ind w:left="709" w:hanging="709"/>
      </w:pPr>
      <w:bookmarkStart w:id="157" w:name="_Toc100676439"/>
      <w:r>
        <w:t>3.3.3 Use Case Diagrams</w:t>
      </w:r>
      <w:bookmarkEnd w:id="157"/>
    </w:p>
    <w:p w14:paraId="2AC0B7E5" w14:textId="3D90A3D8" w:rsidR="00C727B3" w:rsidRPr="00C727B3" w:rsidRDefault="000B2CA9" w:rsidP="005F0144">
      <w:pPr>
        <w:pStyle w:val="Heading2"/>
        <w:numPr>
          <w:ilvl w:val="0"/>
          <w:numId w:val="0"/>
        </w:numPr>
        <w:ind w:left="567"/>
      </w:pPr>
      <w:bookmarkStart w:id="158" w:name="_Toc100676440"/>
      <w:r w:rsidRPr="00772667">
        <w:rPr>
          <w:rFonts w:ascii="Times New Roman" w:eastAsia="Times New Roman" w:hAnsi="Times New Roman" w:cs="Times New Roman"/>
          <w:noProof/>
          <w:color w:val="000000"/>
          <w:sz w:val="27"/>
          <w:szCs w:val="27"/>
          <w:lang w:eastAsia="en-IE"/>
        </w:rPr>
        <w:drawing>
          <wp:inline distT="0" distB="0" distL="0" distR="0" wp14:anchorId="35F29F61" wp14:editId="37D928DA">
            <wp:extent cx="5731510" cy="415798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5731510" cy="4157980"/>
                    </a:xfrm>
                    <a:prstGeom prst="rect">
                      <a:avLst/>
                    </a:prstGeom>
                  </pic:spPr>
                </pic:pic>
              </a:graphicData>
            </a:graphic>
          </wp:inline>
        </w:drawing>
      </w:r>
      <w:bookmarkEnd w:id="158"/>
    </w:p>
    <w:p w14:paraId="6C157B16" w14:textId="79567871" w:rsidR="000B2CA9" w:rsidRDefault="000B2CA9" w:rsidP="000B2CA9">
      <w:pPr>
        <w:pStyle w:val="Heading2"/>
        <w:numPr>
          <w:ilvl w:val="0"/>
          <w:numId w:val="0"/>
        </w:numPr>
        <w:ind w:left="567" w:hanging="567"/>
      </w:pPr>
      <w:bookmarkStart w:id="159" w:name="_Toc100676441"/>
      <w:r>
        <w:t>3.4 Feasibility</w:t>
      </w:r>
      <w:bookmarkEnd w:id="159"/>
    </w:p>
    <w:p w14:paraId="0F1FE22C" w14:textId="77777777" w:rsidR="000B2CA9" w:rsidRDefault="000B2CA9" w:rsidP="000B2CA9"/>
    <w:p w14:paraId="31239CEA" w14:textId="10A6A821" w:rsidR="00910177" w:rsidRDefault="000B2CA9" w:rsidP="006529F1">
      <w:r w:rsidRPr="00166B62">
        <w:t xml:space="preserve">For the project I will be using </w:t>
      </w:r>
      <w:del w:id="160" w:author="Tariq Horan" w:date="2022-04-27T16:31:00Z">
        <w:r w:rsidRPr="00166B62" w:rsidDel="009917FE">
          <w:delText>Laravel</w:delText>
        </w:r>
      </w:del>
      <w:ins w:id="161" w:author="Tariq Horan" w:date="2022-04-27T16:31:00Z">
        <w:r w:rsidR="009917FE">
          <w:t>Laravel</w:t>
        </w:r>
      </w:ins>
      <w:r w:rsidRPr="00166B62">
        <w:t xml:space="preserve">, MySQL, GitHub and </w:t>
      </w:r>
      <w:del w:id="162" w:author="Tariq Horan" w:date="2022-04-27T16:31:00Z">
        <w:r w:rsidRPr="00166B62" w:rsidDel="009917FE">
          <w:delText>bootstrap</w:delText>
        </w:r>
      </w:del>
      <w:ins w:id="163" w:author="Tariq Horan" w:date="2022-04-27T16:31:00Z">
        <w:r w:rsidR="009917FE">
          <w:t>Bootstrap</w:t>
        </w:r>
      </w:ins>
      <w:r w:rsidRPr="00166B62">
        <w:t xml:space="preserve">. I will be using </w:t>
      </w:r>
      <w:del w:id="164" w:author="Tariq Horan" w:date="2022-04-27T16:31:00Z">
        <w:r w:rsidRPr="00166B62" w:rsidDel="009917FE">
          <w:delText>Laravel</w:delText>
        </w:r>
      </w:del>
      <w:ins w:id="165" w:author="Tariq Horan" w:date="2022-04-27T16:31:00Z">
        <w:r w:rsidR="009917FE">
          <w:t>Laravel</w:t>
        </w:r>
      </w:ins>
      <w:r w:rsidRPr="00166B62">
        <w:t xml:space="preserve"> to build the application, this is where I will be making web pages and controllers to control the flow of the application. </w:t>
      </w:r>
      <w:del w:id="166" w:author="Tariq Horan" w:date="2022-04-27T16:31:00Z">
        <w:r w:rsidRPr="00166B62" w:rsidDel="009917FE">
          <w:delText>Laravel</w:delText>
        </w:r>
      </w:del>
      <w:ins w:id="167" w:author="Tariq Horan" w:date="2022-04-27T16:31:00Z">
        <w:r w:rsidR="009917FE">
          <w:t>Laravel</w:t>
        </w:r>
      </w:ins>
      <w:r w:rsidRPr="00166B62">
        <w:t xml:space="preserve"> has </w:t>
      </w:r>
      <w:del w:id="168" w:author="Tariq Horan" w:date="2022-04-27T16:31:00Z">
        <w:r w:rsidRPr="00166B62" w:rsidDel="009917FE">
          <w:delText>bootstrap</w:delText>
        </w:r>
      </w:del>
      <w:ins w:id="169" w:author="Tariq Horan" w:date="2022-04-27T16:31:00Z">
        <w:r w:rsidR="009917FE">
          <w:t>Bootstrap</w:t>
        </w:r>
      </w:ins>
      <w:r w:rsidRPr="00166B62">
        <w:t xml:space="preserve"> built into it so I will be using it to build the webpages using HTML and CSS. </w:t>
      </w:r>
      <w:del w:id="170" w:author="Tariq Horan" w:date="2022-04-27T16:31:00Z">
        <w:r w:rsidRPr="00166B62" w:rsidDel="009917FE">
          <w:delText>Laravel</w:delText>
        </w:r>
      </w:del>
      <w:ins w:id="171" w:author="Tariq Horan" w:date="2022-04-27T16:31:00Z">
        <w:r w:rsidR="009917FE">
          <w:t>Laravel</w:t>
        </w:r>
      </w:ins>
      <w:r w:rsidRPr="00166B62">
        <w:t xml:space="preserve"> will be communicating to the MySQL database where I will be retrieving data to populate my application. This will all be hosted on GitHub where I can access and change files remotely</w:t>
      </w:r>
      <w:r w:rsidR="0081608C">
        <w:t>.</w:t>
      </w:r>
    </w:p>
    <w:p w14:paraId="7C9AA7B8" w14:textId="39660D3E" w:rsidR="001635DE" w:rsidRDefault="001635DE" w:rsidP="001635DE">
      <w:pPr>
        <w:pStyle w:val="Heading1"/>
        <w:ind w:left="630" w:hanging="630"/>
        <w:rPr>
          <w:ins w:id="172" w:author="Tariq Horan" w:date="2022-04-27T16:00:00Z"/>
          <w:sz w:val="28"/>
          <w:szCs w:val="28"/>
        </w:rPr>
      </w:pPr>
      <w:bookmarkStart w:id="173" w:name="_Toc100676442"/>
      <w:r w:rsidRPr="6C264FFA">
        <w:rPr>
          <w:sz w:val="28"/>
          <w:szCs w:val="28"/>
        </w:rPr>
        <w:t>Web application Design</w:t>
      </w:r>
      <w:bookmarkEnd w:id="173"/>
    </w:p>
    <w:p w14:paraId="1B16C3BD" w14:textId="535FF6B0" w:rsidR="006D38FF" w:rsidRDefault="006D38FF" w:rsidP="006D38FF">
      <w:pPr>
        <w:rPr>
          <w:ins w:id="174" w:author="Tariq Horan" w:date="2022-04-27T16:00:00Z"/>
        </w:rPr>
      </w:pPr>
    </w:p>
    <w:p w14:paraId="23878D4A" w14:textId="15AFCE1A" w:rsidR="006D38FF" w:rsidRDefault="006D38FF" w:rsidP="006D38FF">
      <w:pPr>
        <w:rPr>
          <w:ins w:id="175" w:author="Tariq Horan" w:date="2022-04-27T16:01:00Z"/>
        </w:rPr>
      </w:pPr>
    </w:p>
    <w:p w14:paraId="14828182" w14:textId="77777777" w:rsidR="006D38FF" w:rsidRPr="006D38FF" w:rsidRDefault="006D38FF" w:rsidP="006D38FF">
      <w:pPr>
        <w:rPr>
          <w:rPrChange w:id="176" w:author="Tariq Horan" w:date="2022-04-27T16:00:00Z">
            <w:rPr>
              <w:sz w:val="28"/>
              <w:szCs w:val="28"/>
            </w:rPr>
          </w:rPrChange>
        </w:rPr>
        <w:pPrChange w:id="177" w:author="Tariq Horan" w:date="2022-04-27T16:00:00Z">
          <w:pPr>
            <w:pStyle w:val="Heading1"/>
            <w:ind w:left="630" w:hanging="630"/>
          </w:pPr>
        </w:pPrChange>
      </w:pPr>
    </w:p>
    <w:p w14:paraId="54213564" w14:textId="648C7199" w:rsidR="001635DE" w:rsidRDefault="001635DE" w:rsidP="001635DE">
      <w:pPr>
        <w:pStyle w:val="Heading2"/>
        <w:ind w:left="630"/>
        <w:rPr>
          <w:ins w:id="178" w:author="Tariq Horan" w:date="2022-04-27T16:00:00Z"/>
        </w:rPr>
      </w:pPr>
      <w:bookmarkStart w:id="179" w:name="_Toc100676443"/>
      <w:r>
        <w:lastRenderedPageBreak/>
        <w:t>Layout</w:t>
      </w:r>
      <w:bookmarkEnd w:id="179"/>
    </w:p>
    <w:p w14:paraId="7AEEE221" w14:textId="77777777" w:rsidR="006D38FF" w:rsidRPr="006D38FF" w:rsidRDefault="006D38FF" w:rsidP="006D38FF">
      <w:pPr>
        <w:rPr>
          <w:rPrChange w:id="180" w:author="Tariq Horan" w:date="2022-04-27T16:00:00Z">
            <w:rPr/>
          </w:rPrChange>
        </w:rPr>
        <w:pPrChange w:id="181" w:author="Tariq Horan" w:date="2022-04-27T16:00:00Z">
          <w:pPr>
            <w:pStyle w:val="Heading2"/>
            <w:ind w:left="630"/>
          </w:pPr>
        </w:pPrChange>
      </w:pPr>
    </w:p>
    <w:p w14:paraId="190A2302" w14:textId="7C593A10" w:rsidR="001635DE" w:rsidRDefault="001635DE" w:rsidP="001635DE">
      <w:pPr>
        <w:rPr>
          <w:ins w:id="182" w:author="Tariq Horan" w:date="2022-04-27T16:01:00Z"/>
        </w:rPr>
      </w:pPr>
      <w:r>
        <w:t xml:space="preserve">The application will be fully responsive as I will be using </w:t>
      </w:r>
      <w:del w:id="183" w:author="Tariq Horan" w:date="2022-04-27T16:31:00Z">
        <w:r w:rsidDel="009917FE">
          <w:delText>bootstrap</w:delText>
        </w:r>
      </w:del>
      <w:ins w:id="184" w:author="Tariq Horan" w:date="2022-04-27T16:31:00Z">
        <w:r w:rsidR="009917FE">
          <w:t>Bootstrap</w:t>
        </w:r>
      </w:ins>
      <w:r>
        <w:t xml:space="preserve"> which makes it easy to manipulate elements on the page. The layout is simple I will use a lot of cards for the products and a lot of forms for things like logging in and buying products.</w:t>
      </w:r>
    </w:p>
    <w:p w14:paraId="38C554D4" w14:textId="77777777" w:rsidR="006D38FF" w:rsidRDefault="006D38FF" w:rsidP="001635DE"/>
    <w:p w14:paraId="34EDC9DC" w14:textId="4BFAC744" w:rsidR="001635DE" w:rsidRDefault="001635DE" w:rsidP="001635DE">
      <w:pPr>
        <w:pStyle w:val="Heading2"/>
        <w:ind w:left="630"/>
        <w:rPr>
          <w:ins w:id="185" w:author="Tariq Horan" w:date="2022-04-27T16:01:00Z"/>
        </w:rPr>
      </w:pPr>
      <w:bookmarkStart w:id="186" w:name="_Toc100676444"/>
      <w:r>
        <w:t>Interaction</w:t>
      </w:r>
      <w:bookmarkEnd w:id="186"/>
    </w:p>
    <w:p w14:paraId="6EBB5EFB" w14:textId="77777777" w:rsidR="006D38FF" w:rsidRPr="006D38FF" w:rsidRDefault="006D38FF" w:rsidP="006D38FF">
      <w:pPr>
        <w:rPr>
          <w:rPrChange w:id="187" w:author="Tariq Horan" w:date="2022-04-27T16:01:00Z">
            <w:rPr/>
          </w:rPrChange>
        </w:rPr>
        <w:pPrChange w:id="188" w:author="Tariq Horan" w:date="2022-04-27T16:01:00Z">
          <w:pPr>
            <w:pStyle w:val="Heading2"/>
            <w:ind w:left="630"/>
          </w:pPr>
        </w:pPrChange>
      </w:pPr>
    </w:p>
    <w:p w14:paraId="2165D75D" w14:textId="7FCAF8DC" w:rsidR="001635DE" w:rsidRDefault="001635DE" w:rsidP="001635DE">
      <w:pPr>
        <w:rPr>
          <w:ins w:id="189" w:author="Tariq Horan" w:date="2022-04-27T16:01:00Z"/>
        </w:rPr>
      </w:pPr>
      <w:r>
        <w:t xml:space="preserve">The user will use the buttons located at the top of the page to navigate through the application there will be clear indications on what page the user is on as it will be in the </w:t>
      </w:r>
      <w:r w:rsidR="005B1E0E">
        <w:t>URL,</w:t>
      </w:r>
      <w:r>
        <w:t xml:space="preserve"> and I plan to implement a breadcrumb feature on each page</w:t>
      </w:r>
      <w:ins w:id="190" w:author="Tariq Horan" w:date="2022-04-27T16:01:00Z">
        <w:r w:rsidR="006D38FF">
          <w:t>.</w:t>
        </w:r>
      </w:ins>
    </w:p>
    <w:p w14:paraId="656F743B" w14:textId="77777777" w:rsidR="006D38FF" w:rsidRDefault="006D38FF" w:rsidP="001635DE"/>
    <w:p w14:paraId="5B03C77A" w14:textId="28BA12AC" w:rsidR="001635DE" w:rsidRDefault="001635DE" w:rsidP="001635DE">
      <w:pPr>
        <w:pStyle w:val="Heading2"/>
        <w:ind w:left="630"/>
        <w:rPr>
          <w:ins w:id="191" w:author="Tariq Horan" w:date="2022-04-27T16:01:00Z"/>
        </w:rPr>
      </w:pPr>
      <w:bookmarkStart w:id="192" w:name="_Toc100676445"/>
      <w:r>
        <w:t>Colour schemes</w:t>
      </w:r>
      <w:bookmarkEnd w:id="192"/>
    </w:p>
    <w:p w14:paraId="056B28FB" w14:textId="77777777" w:rsidR="006D38FF" w:rsidRPr="006D38FF" w:rsidRDefault="006D38FF" w:rsidP="006D38FF">
      <w:pPr>
        <w:rPr>
          <w:rPrChange w:id="193" w:author="Tariq Horan" w:date="2022-04-27T16:01:00Z">
            <w:rPr/>
          </w:rPrChange>
        </w:rPr>
        <w:pPrChange w:id="194" w:author="Tariq Horan" w:date="2022-04-27T16:01:00Z">
          <w:pPr>
            <w:pStyle w:val="Heading2"/>
            <w:ind w:left="630"/>
          </w:pPr>
        </w:pPrChange>
      </w:pPr>
    </w:p>
    <w:p w14:paraId="3B08721B" w14:textId="7B0FC626" w:rsidR="001635DE" w:rsidRDefault="001635DE" w:rsidP="001635DE">
      <w:pPr>
        <w:rPr>
          <w:ins w:id="195" w:author="Tariq Horan" w:date="2022-04-27T16:01:00Z"/>
        </w:rPr>
      </w:pPr>
      <w:r>
        <w:t>The website will have a dark theme with the background on most pages being black and the text being white. I will use a light blue to accent the page just to break it up a bit. For alert pop ups or messages, I will use red to make it stand out and most of the background on titles will have either a grey or white shade.</w:t>
      </w:r>
    </w:p>
    <w:p w14:paraId="27319D03" w14:textId="2381076B" w:rsidR="006D38FF" w:rsidRDefault="006D38FF" w:rsidP="001635DE">
      <w:pPr>
        <w:rPr>
          <w:ins w:id="196" w:author="Tariq Horan" w:date="2022-04-27T16:02:00Z"/>
        </w:rPr>
      </w:pPr>
      <w:ins w:id="197" w:author="Tariq Horan" w:date="2022-04-27T16:01:00Z">
        <w:r>
          <w:t>#</w:t>
        </w:r>
        <w:r w:rsidRPr="006D38FF">
          <w:t xml:space="preserve"> </w:t>
        </w:r>
        <w:r w:rsidRPr="006D38FF">
          <w:t>343A40</w:t>
        </w:r>
        <w:r>
          <w:t xml:space="preserve"> Colour for </w:t>
        </w:r>
      </w:ins>
      <w:ins w:id="198" w:author="Tariq Horan" w:date="2022-04-27T16:02:00Z">
        <w:r>
          <w:t>Navbar</w:t>
        </w:r>
      </w:ins>
    </w:p>
    <w:p w14:paraId="280649AC" w14:textId="57C35CD4" w:rsidR="006D38FF" w:rsidRDefault="006D38FF" w:rsidP="001635DE">
      <w:pPr>
        <w:rPr>
          <w:ins w:id="199" w:author="Tariq Horan" w:date="2022-04-27T16:02:00Z"/>
        </w:rPr>
      </w:pPr>
      <w:ins w:id="200" w:author="Tariq Horan" w:date="2022-04-27T16:02:00Z">
        <w:r>
          <w:t>#</w:t>
        </w:r>
        <w:r w:rsidRPr="006D38FF">
          <w:t xml:space="preserve"> </w:t>
        </w:r>
        <w:r w:rsidRPr="006D38FF">
          <w:t>91929F</w:t>
        </w:r>
        <w:r>
          <w:t xml:space="preserve"> Text colour</w:t>
        </w:r>
      </w:ins>
    </w:p>
    <w:p w14:paraId="7CCD06A8" w14:textId="7BD3C538" w:rsidR="006D38FF" w:rsidRDefault="006D38FF" w:rsidP="001635DE">
      <w:pPr>
        <w:rPr>
          <w:ins w:id="201" w:author="Tariq Horan" w:date="2022-04-27T16:02:00Z"/>
        </w:rPr>
      </w:pPr>
      <w:ins w:id="202" w:author="Tariq Horan" w:date="2022-04-27T16:02:00Z">
        <w:r>
          <w:t>#</w:t>
        </w:r>
        <w:r w:rsidR="00B977D8" w:rsidRPr="00B977D8">
          <w:t xml:space="preserve"> </w:t>
        </w:r>
        <w:r w:rsidR="00B977D8" w:rsidRPr="00B977D8">
          <w:t>E43A36</w:t>
        </w:r>
        <w:r w:rsidR="00B977D8">
          <w:t xml:space="preserve"> Colour for sale button</w:t>
        </w:r>
      </w:ins>
    </w:p>
    <w:p w14:paraId="0641F028" w14:textId="673D03B6" w:rsidR="00B977D8" w:rsidRDefault="00B977D8" w:rsidP="001635DE">
      <w:pPr>
        <w:rPr>
          <w:ins w:id="203" w:author="Tariq Horan" w:date="2022-04-27T16:03:00Z"/>
        </w:rPr>
      </w:pPr>
      <w:ins w:id="204" w:author="Tariq Horan" w:date="2022-04-27T16:02:00Z">
        <w:r>
          <w:t>#</w:t>
        </w:r>
      </w:ins>
      <w:ins w:id="205" w:author="Tariq Horan" w:date="2022-04-27T16:03:00Z">
        <w:r w:rsidRPr="00B977D8">
          <w:t xml:space="preserve"> </w:t>
        </w:r>
        <w:r w:rsidRPr="00B977D8">
          <w:t>3490DC</w:t>
        </w:r>
        <w:r>
          <w:t xml:space="preserve"> Colour for buy button</w:t>
        </w:r>
      </w:ins>
    </w:p>
    <w:p w14:paraId="2AC447E4" w14:textId="1CB93A40" w:rsidR="00B977D8" w:rsidRDefault="00B977D8" w:rsidP="001635DE">
      <w:ins w:id="206" w:author="Tariq Horan" w:date="2022-04-27T16:03:00Z">
        <w:r>
          <w:t>#</w:t>
        </w:r>
        <w:r w:rsidRPr="00B977D8">
          <w:t xml:space="preserve"> </w:t>
        </w:r>
        <w:r w:rsidRPr="00B977D8">
          <w:t>38C172</w:t>
        </w:r>
        <w:r>
          <w:t xml:space="preserve"> Colour for bid button</w:t>
        </w:r>
      </w:ins>
    </w:p>
    <w:p w14:paraId="4E0E4708" w14:textId="77777777" w:rsidR="001635DE" w:rsidRDefault="001635DE" w:rsidP="001635DE"/>
    <w:p w14:paraId="14C7D3DA" w14:textId="08FC6559" w:rsidR="001635DE" w:rsidRDefault="001635DE" w:rsidP="001635DE">
      <w:pPr>
        <w:pStyle w:val="Heading2"/>
        <w:ind w:left="630"/>
        <w:rPr>
          <w:ins w:id="207" w:author="Tariq Horan" w:date="2022-04-27T16:03:00Z"/>
        </w:rPr>
      </w:pPr>
      <w:bookmarkStart w:id="208" w:name="_Toc100676446"/>
      <w:r>
        <w:t>Font choices</w:t>
      </w:r>
      <w:bookmarkEnd w:id="208"/>
    </w:p>
    <w:p w14:paraId="55C8AE5E" w14:textId="77777777" w:rsidR="00B977D8" w:rsidRPr="00B977D8" w:rsidRDefault="00B977D8" w:rsidP="00B977D8">
      <w:pPr>
        <w:rPr>
          <w:rPrChange w:id="209" w:author="Tariq Horan" w:date="2022-04-27T16:03:00Z">
            <w:rPr/>
          </w:rPrChange>
        </w:rPr>
        <w:pPrChange w:id="210" w:author="Tariq Horan" w:date="2022-04-27T16:03:00Z">
          <w:pPr>
            <w:pStyle w:val="Heading2"/>
            <w:ind w:left="630"/>
          </w:pPr>
        </w:pPrChange>
      </w:pPr>
    </w:p>
    <w:p w14:paraId="511712C8" w14:textId="77777777" w:rsidR="001635DE" w:rsidRDefault="001635DE" w:rsidP="001635DE">
      <w:r>
        <w:t xml:space="preserve">For the titles and headings, I will be using Garamond and for the text on the main body I will use Montserrat. I chose Garamond because it stands out as the thickness of the text is small and I chose Montserrat because it has a lot of styles which will help when italicizing or highlighting text. </w:t>
      </w:r>
    </w:p>
    <w:p w14:paraId="7D387285" w14:textId="77777777" w:rsidR="001635DE" w:rsidRDefault="001635DE" w:rsidP="001635DE"/>
    <w:p w14:paraId="798E5FC9" w14:textId="77777777" w:rsidR="001635DE" w:rsidRDefault="001635DE" w:rsidP="001635DE">
      <w:pPr>
        <w:pStyle w:val="Heading2"/>
        <w:ind w:left="630"/>
      </w:pPr>
      <w:bookmarkStart w:id="211" w:name="_Toc100676447"/>
      <w:r>
        <w:lastRenderedPageBreak/>
        <w:t>Wireframes</w:t>
      </w:r>
      <w:bookmarkEnd w:id="211"/>
    </w:p>
    <w:p w14:paraId="65FD8B71" w14:textId="77777777" w:rsidR="001635DE" w:rsidRDefault="001635DE" w:rsidP="001635DE">
      <w:pPr>
        <w:keepNext/>
      </w:pPr>
      <w:r>
        <w:rPr>
          <w:noProof/>
        </w:rPr>
        <w:drawing>
          <wp:inline distT="0" distB="0" distL="0" distR="0" wp14:anchorId="25B9E0E7" wp14:editId="66F5C70C">
            <wp:extent cx="5731510" cy="5764530"/>
            <wp:effectExtent l="0" t="0" r="2540" b="762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4ADB5DC5"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1</w:t>
      </w:r>
      <w:r>
        <w:fldChar w:fldCharType="end"/>
      </w:r>
      <w:r>
        <w:t>This is the homepage</w:t>
      </w:r>
    </w:p>
    <w:p w14:paraId="5CA921BC" w14:textId="77777777" w:rsidR="001635DE" w:rsidRDefault="001635DE" w:rsidP="001635DE">
      <w:r>
        <w:t>The user can login, sign up or browse the website from this page</w:t>
      </w:r>
    </w:p>
    <w:p w14:paraId="5F801AF6" w14:textId="77777777" w:rsidR="001635DE" w:rsidRDefault="001635DE" w:rsidP="001635DE">
      <w:pPr>
        <w:keepNext/>
      </w:pPr>
      <w:r>
        <w:rPr>
          <w:noProof/>
        </w:rPr>
        <w:lastRenderedPageBreak/>
        <w:drawing>
          <wp:inline distT="0" distB="0" distL="0" distR="0" wp14:anchorId="7DE1FBFC" wp14:editId="618CF093">
            <wp:extent cx="5731510" cy="5764530"/>
            <wp:effectExtent l="0" t="0" r="2540" b="762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50973E43"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Page 2</w:t>
      </w:r>
    </w:p>
    <w:p w14:paraId="553C6396" w14:textId="77777777" w:rsidR="001635DE" w:rsidRDefault="001635DE" w:rsidP="001635DE">
      <w:pPr>
        <w:rPr>
          <w:i/>
          <w:iCs/>
          <w:color w:val="44546A" w:themeColor="text2"/>
          <w:sz w:val="18"/>
          <w:szCs w:val="18"/>
        </w:rPr>
      </w:pPr>
    </w:p>
    <w:p w14:paraId="08C543C4" w14:textId="77777777" w:rsidR="001635DE" w:rsidRDefault="001635DE" w:rsidP="001635DE">
      <w:r w:rsidRPr="00984AF2">
        <w:t>This is essentially another homepage the user can see featured shoes and new shoes</w:t>
      </w:r>
    </w:p>
    <w:p w14:paraId="12C57A9E" w14:textId="77777777" w:rsidR="001635DE" w:rsidRDefault="001635DE" w:rsidP="001635DE"/>
    <w:p w14:paraId="3CFDACA8" w14:textId="77777777" w:rsidR="001635DE" w:rsidRDefault="001635DE" w:rsidP="001635DE">
      <w:pPr>
        <w:keepNext/>
      </w:pPr>
      <w:r>
        <w:rPr>
          <w:noProof/>
        </w:rPr>
        <w:lastRenderedPageBreak/>
        <w:drawing>
          <wp:inline distT="0" distB="0" distL="0" distR="0" wp14:anchorId="76F62552" wp14:editId="5C02A689">
            <wp:extent cx="5731510" cy="5764530"/>
            <wp:effectExtent l="0" t="0" r="254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6AD577C7"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This is the page the user can browse products on</w:t>
      </w:r>
    </w:p>
    <w:p w14:paraId="1A6109D4" w14:textId="77777777" w:rsidR="001635DE" w:rsidRDefault="001635DE" w:rsidP="001635DE"/>
    <w:p w14:paraId="17C2B94C" w14:textId="77777777" w:rsidR="001635DE" w:rsidRDefault="001635DE" w:rsidP="001635DE">
      <w:r>
        <w:t>The user gets here by clicking the browse shoes or browse clothes button they can also sort or filter through the products</w:t>
      </w:r>
    </w:p>
    <w:p w14:paraId="244B63B1" w14:textId="77777777" w:rsidR="001635DE" w:rsidRDefault="001635DE" w:rsidP="001635DE"/>
    <w:p w14:paraId="7B3C30EC" w14:textId="77777777" w:rsidR="001635DE" w:rsidRDefault="001635DE" w:rsidP="001635DE">
      <w:pPr>
        <w:keepNext/>
      </w:pPr>
      <w:r>
        <w:rPr>
          <w:noProof/>
        </w:rPr>
        <w:lastRenderedPageBreak/>
        <w:drawing>
          <wp:inline distT="0" distB="0" distL="0" distR="0" wp14:anchorId="6CBBB766" wp14:editId="7877B7E4">
            <wp:extent cx="5731510" cy="5764530"/>
            <wp:effectExtent l="0" t="0" r="2540" b="762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4F2DD3B5"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Product view page</w:t>
      </w:r>
    </w:p>
    <w:p w14:paraId="2C1F97E7" w14:textId="77777777" w:rsidR="001635DE" w:rsidRDefault="001635DE" w:rsidP="001635DE"/>
    <w:p w14:paraId="531347E4" w14:textId="77777777" w:rsidR="001635DE" w:rsidRPr="003A64F5" w:rsidRDefault="001635DE" w:rsidP="001635DE">
      <w:r>
        <w:t>The user gets here by clicking a product on the browse page it shoes a description of the product and the buying options.</w:t>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E2B97FB" w:rsidR="00FF3400" w:rsidRDefault="0E4C1D65" w:rsidP="6C264FFA">
      <w:pPr>
        <w:pStyle w:val="Heading1"/>
        <w:ind w:left="630"/>
        <w:rPr>
          <w:ins w:id="212" w:author="Tariq Horan" w:date="2022-04-27T16:04:00Z"/>
        </w:rPr>
      </w:pPr>
      <w:bookmarkStart w:id="213" w:name="_Toc100676448"/>
      <w:r>
        <w:t>Database Design</w:t>
      </w:r>
      <w:bookmarkEnd w:id="213"/>
      <w:r>
        <w:t xml:space="preserve"> </w:t>
      </w:r>
    </w:p>
    <w:p w14:paraId="49727371" w14:textId="09220811" w:rsidR="00B977D8" w:rsidRPr="00B977D8" w:rsidRDefault="00B977D8" w:rsidP="00B977D8">
      <w:pPr>
        <w:rPr>
          <w:rPrChange w:id="214" w:author="Tariq Horan" w:date="2022-04-27T16:04:00Z">
            <w:rPr>
              <w:sz w:val="24"/>
              <w:szCs w:val="24"/>
            </w:rPr>
          </w:rPrChange>
        </w:rPr>
        <w:pPrChange w:id="215" w:author="Tariq Horan" w:date="2022-04-27T16:04:00Z">
          <w:pPr>
            <w:pStyle w:val="Heading1"/>
            <w:ind w:left="630"/>
          </w:pPr>
        </w:pPrChange>
      </w:pPr>
      <w:ins w:id="216" w:author="Tariq Horan" w:date="2022-04-27T16:04:00Z">
        <w:r>
          <w:t>This is where I determine what dat</w:t>
        </w:r>
      </w:ins>
      <w:ins w:id="217" w:author="Tariq Horan" w:date="2022-04-27T16:05:00Z">
        <w:r>
          <w:t>a needs to be stored and the way the data is stored. This then allows me to add content to the database.</w:t>
        </w:r>
      </w:ins>
    </w:p>
    <w:p w14:paraId="478C1881" w14:textId="0ED63E58" w:rsidR="00443AB4" w:rsidRDefault="00443AB4" w:rsidP="00443AB4">
      <w:pPr>
        <w:pStyle w:val="Heading2"/>
        <w:rPr>
          <w:ins w:id="218" w:author="Tariq Horan" w:date="2022-04-27T16:04:00Z"/>
        </w:rPr>
      </w:pPr>
      <w:bookmarkStart w:id="219" w:name="_Toc94698864"/>
      <w:bookmarkStart w:id="220" w:name="_Toc100676449"/>
      <w:r>
        <w:lastRenderedPageBreak/>
        <w:t>Description</w:t>
      </w:r>
      <w:bookmarkEnd w:id="219"/>
      <w:bookmarkEnd w:id="220"/>
    </w:p>
    <w:p w14:paraId="4C22628D" w14:textId="77777777" w:rsidR="00B977D8" w:rsidRPr="00B977D8" w:rsidRDefault="00B977D8" w:rsidP="00B977D8">
      <w:pPr>
        <w:rPr>
          <w:rPrChange w:id="221" w:author="Tariq Horan" w:date="2022-04-27T16:04:00Z">
            <w:rPr/>
          </w:rPrChange>
        </w:rPr>
        <w:pPrChange w:id="222" w:author="Tariq Horan" w:date="2022-04-27T16:04:00Z">
          <w:pPr>
            <w:pStyle w:val="Heading2"/>
          </w:pPr>
        </w:pPrChange>
      </w:pPr>
    </w:p>
    <w:p w14:paraId="6494F4DD" w14:textId="4AD49DFE" w:rsidR="00443AB4" w:rsidRDefault="00443AB4" w:rsidP="00443AB4">
      <w:r>
        <w:t xml:space="preserve">My company will require two products tables one for clothes and one for shoes, the tables will store the product name, price, description, </w:t>
      </w:r>
      <w:del w:id="223" w:author="Tariq Horan" w:date="2022-04-27T16:06:00Z">
        <w:r w:rsidDel="00B977D8">
          <w:delText>popularity</w:delText>
        </w:r>
      </w:del>
      <w:ins w:id="224" w:author="Tariq Horan" w:date="2022-04-27T16:06:00Z">
        <w:r w:rsidR="00B977D8">
          <w:t>popularity,</w:t>
        </w:r>
      </w:ins>
      <w:r>
        <w:t xml:space="preserve"> and the image. The company will also keep track of the </w:t>
      </w:r>
      <w:r w:rsidR="005B1E0E">
        <w:t>number</w:t>
      </w:r>
      <w:r>
        <w:t xml:space="preserve"> of products sold. There will also be a user table where customers have to login to purchase or sell an item and the admin will have to login to have </w:t>
      </w:r>
      <w:del w:id="225" w:author="Tariq Horan" w:date="2022-04-27T16:33:00Z">
        <w:r w:rsidDel="001B5137">
          <w:delText xml:space="preserve">crud </w:delText>
        </w:r>
      </w:del>
      <w:ins w:id="226" w:author="Tariq Horan" w:date="2022-04-27T16:33:00Z">
        <w:r w:rsidR="001B5137">
          <w:t>CRUD</w:t>
        </w:r>
        <w:r w:rsidR="001B5137">
          <w:t xml:space="preserve"> </w:t>
        </w:r>
      </w:ins>
      <w:r>
        <w:t xml:space="preserve">functionality. </w:t>
      </w:r>
    </w:p>
    <w:p w14:paraId="4182A09F" w14:textId="77777777" w:rsidR="00443AB4" w:rsidRDefault="00443AB4" w:rsidP="00443AB4"/>
    <w:p w14:paraId="4B58C189" w14:textId="60DEA497" w:rsidR="00443AB4" w:rsidRDefault="00443AB4" w:rsidP="00443AB4">
      <w:pPr>
        <w:pStyle w:val="Heading2"/>
        <w:rPr>
          <w:ins w:id="227" w:author="Tariq Horan" w:date="2022-04-27T16:06:00Z"/>
        </w:rPr>
      </w:pPr>
      <w:bookmarkStart w:id="228" w:name="_Toc94698865"/>
      <w:bookmarkStart w:id="229" w:name="_Toc100676450"/>
      <w:r>
        <w:t>Business Reporting Requirements</w:t>
      </w:r>
      <w:bookmarkEnd w:id="228"/>
      <w:bookmarkEnd w:id="229"/>
    </w:p>
    <w:p w14:paraId="2A2D866F" w14:textId="77777777" w:rsidR="00B977D8" w:rsidRPr="00B977D8" w:rsidRDefault="00B977D8" w:rsidP="00B977D8">
      <w:pPr>
        <w:rPr>
          <w:rPrChange w:id="230" w:author="Tariq Horan" w:date="2022-04-27T16:06:00Z">
            <w:rPr/>
          </w:rPrChange>
        </w:rPr>
        <w:pPrChange w:id="231" w:author="Tariq Horan" w:date="2022-04-27T16:06:00Z">
          <w:pPr>
            <w:pStyle w:val="Heading2"/>
          </w:pPr>
        </w:pPrChange>
      </w:pPr>
    </w:p>
    <w:p w14:paraId="27059371" w14:textId="52108548" w:rsidR="00443AB4" w:rsidRPr="001F55BE" w:rsidDel="00B977D8" w:rsidRDefault="00443AB4" w:rsidP="00B977D8">
      <w:pPr>
        <w:rPr>
          <w:del w:id="232" w:author="Tariq Horan" w:date="2022-04-27T16:06:00Z"/>
        </w:rPr>
        <w:pPrChange w:id="233" w:author="Tariq Horan" w:date="2022-04-27T16:06:00Z">
          <w:pPr/>
        </w:pPrChange>
      </w:pPr>
      <w:del w:id="234" w:author="Tariq Horan" w:date="2022-04-27T16:06:00Z">
        <w:r w:rsidRPr="001F55BE" w:rsidDel="00B977D8">
          <w:delText xml:space="preserve">Substitute in here </w:delText>
        </w:r>
        <w:r w:rsidDel="00B977D8">
          <w:delText>the information the users of your application will want to be able to view.</w:delText>
        </w:r>
      </w:del>
    </w:p>
    <w:p w14:paraId="1BF61465" w14:textId="75337D62" w:rsidR="00443AB4" w:rsidRDefault="00443AB4" w:rsidP="00B977D8">
      <w:pPr>
        <w:rPr>
          <w:rFonts w:eastAsiaTheme="minorEastAsia"/>
        </w:rPr>
        <w:pPrChange w:id="235" w:author="Tariq Horan" w:date="2022-04-27T16:06:00Z">
          <w:pPr>
            <w:pStyle w:val="ListParagraph"/>
            <w:numPr>
              <w:numId w:val="27"/>
            </w:numPr>
            <w:spacing w:after="160" w:line="259" w:lineRule="auto"/>
            <w:ind w:hanging="360"/>
          </w:pPr>
        </w:pPrChange>
      </w:pPr>
      <w:r>
        <w:t>Admins</w:t>
      </w:r>
      <w:r w:rsidRPr="73EF3BEB">
        <w:t xml:space="preserve"> need to be able to create, read, update, and </w:t>
      </w:r>
      <w:r w:rsidR="005B1E0E" w:rsidRPr="73EF3BEB">
        <w:t>delete</w:t>
      </w:r>
      <w:r w:rsidRPr="73EF3BEB">
        <w:t xml:space="preserve"> festivals, stages, shows, performers, and genres.</w:t>
      </w:r>
    </w:p>
    <w:p w14:paraId="4A791EF6" w14:textId="77777777" w:rsidR="00443AB4" w:rsidRDefault="00443AB4" w:rsidP="00B977D8">
      <w:pPr>
        <w:rPr>
          <w:rFonts w:eastAsiaTheme="minorEastAsia"/>
        </w:rPr>
        <w:pPrChange w:id="236" w:author="Tariq Horan" w:date="2022-04-27T16:06:00Z">
          <w:pPr>
            <w:pStyle w:val="ListParagraph"/>
            <w:numPr>
              <w:numId w:val="27"/>
            </w:numPr>
            <w:spacing w:after="160" w:line="259" w:lineRule="auto"/>
            <w:ind w:hanging="360"/>
          </w:pPr>
        </w:pPrChange>
      </w:pPr>
      <w:r w:rsidRPr="73EF3BEB">
        <w:t xml:space="preserve">Users will need to be able to find all </w:t>
      </w:r>
      <w:r>
        <w:t>products</w:t>
      </w:r>
      <w:r w:rsidRPr="73EF3BEB">
        <w:t xml:space="preserve"> </w:t>
      </w:r>
      <w:r>
        <w:t>and sort through them and also add products to the database</w:t>
      </w:r>
      <w:r w:rsidRPr="73EF3BEB">
        <w:t>.</w:t>
      </w:r>
    </w:p>
    <w:p w14:paraId="23A5AD05" w14:textId="77777777" w:rsidR="00443AB4" w:rsidRPr="00E86C24" w:rsidRDefault="00443AB4" w:rsidP="00B977D8">
      <w:pPr>
        <w:rPr>
          <w:rFonts w:eastAsiaTheme="minorEastAsia"/>
        </w:rPr>
        <w:pPrChange w:id="237" w:author="Tariq Horan" w:date="2022-04-27T16:06:00Z">
          <w:pPr>
            <w:pStyle w:val="ListParagraph"/>
            <w:numPr>
              <w:numId w:val="27"/>
            </w:numPr>
            <w:spacing w:after="160" w:line="259" w:lineRule="auto"/>
            <w:ind w:hanging="360"/>
          </w:pPr>
        </w:pPrChange>
      </w:pPr>
      <w:r w:rsidRPr="73EF3BEB">
        <w:t xml:space="preserve">Users need to find all </w:t>
      </w:r>
      <w:r>
        <w:t>products</w:t>
      </w:r>
      <w:r w:rsidRPr="73EF3BEB">
        <w:t xml:space="preserve"> using a list of genres.</w:t>
      </w:r>
    </w:p>
    <w:p w14:paraId="25EB50A4" w14:textId="77777777" w:rsidR="00443AB4" w:rsidRPr="00E86C24" w:rsidRDefault="00443AB4" w:rsidP="00B977D8">
      <w:pPr>
        <w:rPr>
          <w:rFonts w:eastAsiaTheme="minorEastAsia"/>
        </w:rPr>
        <w:pPrChange w:id="238" w:author="Tariq Horan" w:date="2022-04-27T16:06:00Z">
          <w:pPr>
            <w:pStyle w:val="ListParagraph"/>
            <w:numPr>
              <w:numId w:val="27"/>
            </w:numPr>
            <w:spacing w:after="160" w:line="259" w:lineRule="auto"/>
            <w:ind w:hanging="360"/>
          </w:pPr>
        </w:pPrChange>
      </w:pPr>
      <w:r w:rsidRPr="73EF3BEB">
        <w:t xml:space="preserve">Users need to find the </w:t>
      </w:r>
      <w:r>
        <w:t>products</w:t>
      </w:r>
      <w:r w:rsidRPr="73EF3BEB">
        <w:t xml:space="preserve"> using a </w:t>
      </w:r>
      <w:r>
        <w:t>product name</w:t>
      </w:r>
      <w:r w:rsidRPr="73EF3BEB">
        <w:t>.</w:t>
      </w:r>
    </w:p>
    <w:p w14:paraId="4F81636B" w14:textId="2F8B1449" w:rsidR="00443AB4" w:rsidRPr="00B977D8" w:rsidRDefault="00443AB4" w:rsidP="00B977D8">
      <w:pPr>
        <w:rPr>
          <w:ins w:id="239" w:author="Tariq Horan" w:date="2022-04-27T16:06:00Z"/>
          <w:rFonts w:eastAsiaTheme="minorEastAsia"/>
          <w:rPrChange w:id="240" w:author="Tariq Horan" w:date="2022-04-27T16:06:00Z">
            <w:rPr>
              <w:ins w:id="241" w:author="Tariq Horan" w:date="2022-04-27T16:06:00Z"/>
              <w:rFonts w:ascii="Calibri" w:eastAsia="Calibri" w:hAnsi="Calibri" w:cs="Calibri"/>
            </w:rPr>
          </w:rPrChange>
        </w:rPr>
        <w:pPrChange w:id="242" w:author="Tariq Horan" w:date="2022-04-27T16:06:00Z">
          <w:pPr>
            <w:pStyle w:val="ListParagraph"/>
            <w:numPr>
              <w:numId w:val="27"/>
            </w:numPr>
            <w:spacing w:after="160" w:line="259" w:lineRule="auto"/>
            <w:ind w:hanging="360"/>
          </w:pPr>
        </w:pPrChange>
      </w:pPr>
      <w:r w:rsidRPr="73EF3BEB">
        <w:t xml:space="preserve">Users need to </w:t>
      </w:r>
      <w:r>
        <w:t>be able to bid on products</w:t>
      </w:r>
      <w:r w:rsidRPr="73EF3BEB">
        <w:t>.</w:t>
      </w:r>
    </w:p>
    <w:p w14:paraId="059604B2" w14:textId="77777777" w:rsidR="00B977D8" w:rsidRPr="00E86C24" w:rsidRDefault="00B977D8" w:rsidP="00B977D8">
      <w:pPr>
        <w:pStyle w:val="ListParagraph"/>
        <w:spacing w:after="160" w:line="259" w:lineRule="auto"/>
        <w:rPr>
          <w:rFonts w:eastAsiaTheme="minorEastAsia"/>
        </w:rPr>
        <w:pPrChange w:id="243" w:author="Tariq Horan" w:date="2022-04-27T16:06:00Z">
          <w:pPr>
            <w:pStyle w:val="ListParagraph"/>
            <w:numPr>
              <w:numId w:val="27"/>
            </w:numPr>
            <w:spacing w:after="160" w:line="259" w:lineRule="auto"/>
            <w:ind w:hanging="360"/>
          </w:pPr>
        </w:pPrChange>
      </w:pPr>
    </w:p>
    <w:p w14:paraId="31CFD06C" w14:textId="59BFA19E" w:rsidR="00443AB4" w:rsidDel="00B977D8" w:rsidRDefault="00443AB4" w:rsidP="00443AB4">
      <w:pPr>
        <w:pStyle w:val="Heading2"/>
        <w:rPr>
          <w:del w:id="244" w:author="Tariq Horan" w:date="2022-04-27T16:07:00Z"/>
          <w:rFonts w:eastAsia="Calibri"/>
        </w:rPr>
      </w:pPr>
      <w:bookmarkStart w:id="245" w:name="_Toc94698866"/>
      <w:bookmarkStart w:id="246" w:name="_Toc100676451"/>
      <w:r w:rsidRPr="6C264FFA">
        <w:rPr>
          <w:rFonts w:eastAsia="Calibri"/>
        </w:rPr>
        <w:t xml:space="preserve">Textual Representation of </w:t>
      </w:r>
      <w:bookmarkEnd w:id="245"/>
      <w:r w:rsidR="005B1E0E" w:rsidRPr="6C264FFA">
        <w:rPr>
          <w:rFonts w:eastAsia="Calibri"/>
        </w:rPr>
        <w:t>Dataset</w:t>
      </w:r>
      <w:bookmarkEnd w:id="246"/>
    </w:p>
    <w:p w14:paraId="0C7B7CD4" w14:textId="3B0C6E11" w:rsidR="00443AB4" w:rsidRPr="00B977D8" w:rsidRDefault="00443AB4" w:rsidP="00443AB4">
      <w:pPr>
        <w:pStyle w:val="Heading2"/>
        <w:rPr>
          <w:rFonts w:eastAsia="Calibri"/>
          <w:rPrChange w:id="247" w:author="Tariq Horan" w:date="2022-04-27T16:07:00Z">
            <w:rPr>
              <w:rFonts w:eastAsia="Calibri"/>
            </w:rPr>
          </w:rPrChange>
        </w:rPr>
        <w:pPrChange w:id="248" w:author="Tariq Horan" w:date="2022-04-27T16:07:00Z">
          <w:pPr/>
        </w:pPrChange>
      </w:pPr>
      <w:del w:id="249" w:author="Tariq Horan" w:date="2022-04-27T16:07:00Z">
        <w:r w:rsidDel="00B977D8">
          <w:delText>Substitute in here the tables for your database</w:delText>
        </w:r>
      </w:del>
      <w:r>
        <w:br/>
      </w:r>
    </w:p>
    <w:p w14:paraId="78709054" w14:textId="77777777" w:rsidR="00443AB4" w:rsidRDefault="00443AB4" w:rsidP="00443AB4">
      <w:pPr>
        <w:rPr>
          <w:rFonts w:ascii="Consolas" w:eastAsia="Consolas" w:hAnsi="Consolas" w:cs="Consolas"/>
          <w:color w:val="000000" w:themeColor="text1"/>
        </w:rPr>
      </w:pPr>
      <w:r>
        <w:rPr>
          <w:rFonts w:ascii="Consolas" w:eastAsia="Consolas" w:hAnsi="Consolas" w:cs="Consolas"/>
          <w:b/>
          <w:bCs/>
          <w:sz w:val="26"/>
          <w:szCs w:val="26"/>
        </w:rPr>
        <w:t>SHOES</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w:t>
      </w:r>
      <w:r>
        <w:rPr>
          <w:rFonts w:ascii="Consolas" w:eastAsia="Consolas" w:hAnsi="Consolas" w:cs="Consolas"/>
          <w:color w:val="000000" w:themeColor="text1"/>
        </w:rPr>
        <w:t>id, Name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description</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popularity, </w:t>
      </w:r>
      <w:r w:rsidRPr="3426133D">
        <w:rPr>
          <w:rFonts w:ascii="Consolas" w:eastAsia="Consolas" w:hAnsi="Consolas" w:cs="Consolas"/>
          <w:color w:val="000000" w:themeColor="text1"/>
        </w:rPr>
        <w:t>image_id</w:t>
      </w:r>
      <w:r>
        <w:rPr>
          <w:rFonts w:ascii="Consolas" w:eastAsia="Consolas" w:hAnsi="Consolas" w:cs="Consolas"/>
          <w:color w:val="000000" w:themeColor="text1"/>
        </w:rPr>
        <w:t>, genre_id</w:t>
      </w:r>
      <w:r w:rsidRPr="3426133D">
        <w:rPr>
          <w:rFonts w:ascii="Consolas" w:eastAsia="Consolas" w:hAnsi="Consolas" w:cs="Consolas"/>
          <w:color w:val="000000" w:themeColor="text1"/>
        </w:rPr>
        <w:t>)</w:t>
      </w:r>
      <w:r>
        <w:rPr>
          <w:rFonts w:ascii="Consolas" w:eastAsia="Consolas" w:hAnsi="Consolas" w:cs="Consolas"/>
          <w:color w:val="000000" w:themeColor="text1"/>
        </w:rPr>
        <w:t>,</w:t>
      </w:r>
    </w:p>
    <w:p w14:paraId="115DD304" w14:textId="77777777" w:rsidR="00443AB4" w:rsidRDefault="00443AB4" w:rsidP="00443AB4">
      <w:pPr>
        <w:rPr>
          <w:rFonts w:ascii="Consolas" w:eastAsia="Consolas" w:hAnsi="Consolas" w:cs="Consolas"/>
          <w:color w:val="000000" w:themeColor="text1"/>
        </w:rPr>
      </w:pPr>
      <w:r>
        <w:rPr>
          <w:rFonts w:ascii="Consolas" w:eastAsia="Consolas" w:hAnsi="Consolas" w:cs="Consolas"/>
          <w:b/>
          <w:bCs/>
          <w:sz w:val="26"/>
          <w:szCs w:val="26"/>
        </w:rPr>
        <w:t>CLOTHES</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w:t>
      </w:r>
      <w:r>
        <w:rPr>
          <w:rFonts w:ascii="Consolas" w:eastAsia="Consolas" w:hAnsi="Consolas" w:cs="Consolas"/>
          <w:color w:val="000000" w:themeColor="text1"/>
        </w:rPr>
        <w:t>id, Name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description</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popularity, </w:t>
      </w:r>
      <w:r w:rsidRPr="3426133D">
        <w:rPr>
          <w:rFonts w:ascii="Consolas" w:eastAsia="Consolas" w:hAnsi="Consolas" w:cs="Consolas"/>
          <w:color w:val="000000" w:themeColor="text1"/>
        </w:rPr>
        <w:t>image_id</w:t>
      </w:r>
      <w:r>
        <w:rPr>
          <w:rFonts w:ascii="Consolas" w:eastAsia="Consolas" w:hAnsi="Consolas" w:cs="Consolas"/>
          <w:color w:val="000000" w:themeColor="text1"/>
        </w:rPr>
        <w:t>, genre_id</w:t>
      </w:r>
      <w:r w:rsidRPr="3426133D">
        <w:rPr>
          <w:rFonts w:ascii="Consolas" w:eastAsia="Consolas" w:hAnsi="Consolas" w:cs="Consolas"/>
          <w:color w:val="000000" w:themeColor="text1"/>
        </w:rPr>
        <w:t>)</w:t>
      </w:r>
      <w:r>
        <w:rPr>
          <w:rFonts w:ascii="Consolas" w:eastAsia="Consolas" w:hAnsi="Consolas" w:cs="Consolas"/>
          <w:color w:val="000000" w:themeColor="text1"/>
        </w:rPr>
        <w:t>,</w:t>
      </w:r>
    </w:p>
    <w:p w14:paraId="5774F487" w14:textId="6437B311" w:rsidR="00443AB4" w:rsidRDefault="00443AB4" w:rsidP="00443AB4">
      <w:r>
        <w:rPr>
          <w:rFonts w:ascii="Consolas" w:eastAsia="Consolas" w:hAnsi="Consolas" w:cs="Consolas"/>
          <w:color w:val="000000" w:themeColor="text1"/>
        </w:rPr>
        <w:t>PRODUCTS_</w:t>
      </w:r>
      <w:r w:rsidR="005B1E0E">
        <w:rPr>
          <w:rFonts w:ascii="Consolas" w:eastAsia="Consolas" w:hAnsi="Consolas" w:cs="Consolas"/>
          <w:color w:val="000000" w:themeColor="text1"/>
        </w:rPr>
        <w:t>SOLD (</w:t>
      </w:r>
      <w:r>
        <w:rPr>
          <w:rFonts w:ascii="Consolas" w:eastAsia="Consolas" w:hAnsi="Consolas" w:cs="Consolas"/>
          <w:color w:val="000000" w:themeColor="text1"/>
        </w:rPr>
        <w:t>id, product_id),</w:t>
      </w:r>
    </w:p>
    <w:p w14:paraId="3CD5C219" w14:textId="77777777" w:rsidR="00443AB4" w:rsidRDefault="00443AB4" w:rsidP="00443AB4">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w:t>
      </w:r>
      <w:r>
        <w:rPr>
          <w:rFonts w:ascii="Consolas" w:eastAsia="Consolas" w:hAnsi="Consolas" w:cs="Consolas"/>
          <w:color w:val="000000" w:themeColor="text1"/>
        </w:rPr>
        <w:t>id, trainer, boot, lifestyle, classics, grails</w:t>
      </w:r>
      <w:r w:rsidRPr="3426133D">
        <w:rPr>
          <w:rFonts w:ascii="Consolas" w:eastAsia="Consolas" w:hAnsi="Consolas" w:cs="Consolas"/>
          <w:color w:val="000000" w:themeColor="text1"/>
        </w:rPr>
        <w:t>)</w:t>
      </w:r>
    </w:p>
    <w:p w14:paraId="6F8417DD" w14:textId="77777777" w:rsidR="00443AB4" w:rsidRDefault="00443AB4" w:rsidP="00443AB4">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399470DF" w14:textId="0E371238" w:rsidR="00443AB4" w:rsidRDefault="005B1E0E" w:rsidP="00443AB4">
      <w:pPr>
        <w:rPr>
          <w:rFonts w:ascii="Consolas" w:eastAsia="Consolas" w:hAnsi="Consolas" w:cs="Consolas"/>
          <w:b/>
          <w:bCs/>
          <w:sz w:val="26"/>
          <w:szCs w:val="26"/>
        </w:rPr>
      </w:pPr>
      <w:r>
        <w:rPr>
          <w:rFonts w:ascii="Consolas" w:eastAsia="Consolas" w:hAnsi="Consolas" w:cs="Consolas"/>
          <w:b/>
          <w:bCs/>
          <w:sz w:val="26"/>
          <w:szCs w:val="26"/>
        </w:rPr>
        <w:t>USERS (</w:t>
      </w:r>
      <w:r w:rsidR="00443AB4">
        <w:rPr>
          <w:rFonts w:ascii="Consolas" w:eastAsia="Consolas" w:hAnsi="Consolas" w:cs="Consolas"/>
          <w:b/>
          <w:bCs/>
          <w:sz w:val="26"/>
          <w:szCs w:val="26"/>
        </w:rPr>
        <w:t>id, first_</w:t>
      </w:r>
      <w:r>
        <w:rPr>
          <w:rFonts w:ascii="Consolas" w:eastAsia="Consolas" w:hAnsi="Consolas" w:cs="Consolas"/>
          <w:b/>
          <w:bCs/>
          <w:sz w:val="26"/>
          <w:szCs w:val="26"/>
        </w:rPr>
        <w:t>name, last</w:t>
      </w:r>
      <w:r w:rsidR="00443AB4">
        <w:rPr>
          <w:rFonts w:ascii="Consolas" w:eastAsia="Consolas" w:hAnsi="Consolas" w:cs="Consolas"/>
          <w:b/>
          <w:bCs/>
          <w:sz w:val="26"/>
          <w:szCs w:val="26"/>
        </w:rPr>
        <w:t>_name, email, password)</w:t>
      </w:r>
    </w:p>
    <w:p w14:paraId="0EBAF0F5" w14:textId="16188019" w:rsidR="00443AB4" w:rsidRDefault="005B1E0E" w:rsidP="00443AB4">
      <w:r>
        <w:rPr>
          <w:rFonts w:ascii="Consolas" w:eastAsia="Consolas" w:hAnsi="Consolas" w:cs="Consolas"/>
          <w:b/>
          <w:bCs/>
          <w:sz w:val="26"/>
          <w:szCs w:val="26"/>
        </w:rPr>
        <w:t>CUSTOMERS (</w:t>
      </w:r>
      <w:r w:rsidR="00443AB4">
        <w:rPr>
          <w:rFonts w:ascii="Consolas" w:eastAsia="Consolas" w:hAnsi="Consolas" w:cs="Consolas"/>
          <w:b/>
          <w:bCs/>
          <w:sz w:val="26"/>
          <w:szCs w:val="26"/>
        </w:rPr>
        <w:t>id, users_id)</w:t>
      </w:r>
    </w:p>
    <w:p w14:paraId="34BAA798" w14:textId="77777777" w:rsidR="00443AB4" w:rsidRDefault="00443AB4" w:rsidP="00443AB4">
      <w:pPr>
        <w:rPr>
          <w:rFonts w:ascii="Calibri" w:eastAsia="Calibri" w:hAnsi="Calibri" w:cs="Calibri"/>
        </w:rPr>
      </w:pPr>
      <w:r w:rsidRPr="73EF3BEB">
        <w:rPr>
          <w:rFonts w:ascii="Calibri" w:eastAsia="Calibri" w:hAnsi="Calibri" w:cs="Calibri"/>
        </w:rPr>
        <w:t xml:space="preserve"> </w:t>
      </w:r>
    </w:p>
    <w:p w14:paraId="77BC3BB8" w14:textId="77777777" w:rsidR="00443AB4" w:rsidRPr="00E601E5" w:rsidRDefault="00443AB4" w:rsidP="00443AB4">
      <w:pPr>
        <w:rPr>
          <w:rFonts w:ascii="Calibri" w:eastAsia="Calibri" w:hAnsi="Calibri" w:cs="Calibri"/>
        </w:rPr>
      </w:pPr>
    </w:p>
    <w:p w14:paraId="0B4C0951" w14:textId="77777777" w:rsidR="00443AB4" w:rsidRDefault="00443AB4" w:rsidP="00443AB4">
      <w:pPr>
        <w:pStyle w:val="Heading2"/>
      </w:pPr>
      <w:bookmarkStart w:id="250" w:name="_Toc94698867"/>
      <w:bookmarkStart w:id="251" w:name="_Toc100676452"/>
      <w:r w:rsidRPr="6C264FFA">
        <w:rPr>
          <w:rFonts w:eastAsia="Calibri"/>
        </w:rPr>
        <w:lastRenderedPageBreak/>
        <w:t>Business Rules</w:t>
      </w:r>
      <w:bookmarkEnd w:id="250"/>
      <w:bookmarkEnd w:id="251"/>
    </w:p>
    <w:p w14:paraId="7F0E2B7C" w14:textId="630EF003" w:rsidR="00443AB4" w:rsidDel="00682E85" w:rsidRDefault="00443AB4" w:rsidP="00443AB4">
      <w:pPr>
        <w:ind w:left="360" w:hanging="360"/>
        <w:rPr>
          <w:del w:id="252" w:author="Tariq Horan" w:date="2022-04-27T16:07:00Z"/>
        </w:rPr>
      </w:pPr>
      <w:del w:id="253" w:author="Tariq Horan" w:date="2022-04-27T16:07:00Z">
        <w:r w:rsidDel="00682E85">
          <w:delText>Substitute in here the business rules for your database</w:delText>
        </w:r>
      </w:del>
    </w:p>
    <w:p w14:paraId="4F1A9CFF" w14:textId="77777777" w:rsidR="00682E85" w:rsidRDefault="00682E85" w:rsidP="00443AB4">
      <w:pPr>
        <w:rPr>
          <w:ins w:id="254" w:author="Tariq Horan" w:date="2022-04-27T16:07:00Z"/>
        </w:rPr>
      </w:pPr>
    </w:p>
    <w:p w14:paraId="5DA723B0" w14:textId="77777777" w:rsidR="00443AB4" w:rsidRDefault="00443AB4" w:rsidP="00A41D76">
      <w:pPr>
        <w:pPrChange w:id="255" w:author="Tariq Horan" w:date="2022-04-27T16:20:00Z">
          <w:pPr>
            <w:ind w:left="360" w:hanging="360"/>
          </w:pPr>
        </w:pPrChange>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t xml:space="preserve">A </w:t>
      </w:r>
      <w:r>
        <w:rPr>
          <w:b/>
          <w:bCs/>
        </w:rPr>
        <w:t>Product</w:t>
      </w:r>
      <w:r w:rsidRPr="73EF3BEB">
        <w:t xml:space="preserve"> has many </w:t>
      </w:r>
      <w:r>
        <w:t>customers</w:t>
      </w:r>
      <w:r w:rsidRPr="73EF3BEB">
        <w:t>.</w:t>
      </w:r>
    </w:p>
    <w:p w14:paraId="701109A6" w14:textId="77777777" w:rsidR="00443AB4" w:rsidRDefault="00443AB4" w:rsidP="00A41D76">
      <w:pPr>
        <w:pPrChange w:id="256" w:author="Tariq Horan" w:date="2022-04-27T16:20:00Z">
          <w:pPr>
            <w:ind w:left="360" w:hanging="360"/>
          </w:pPr>
        </w:pPrChange>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t xml:space="preserve">A </w:t>
      </w:r>
      <w:r>
        <w:rPr>
          <w:b/>
          <w:bCs/>
        </w:rPr>
        <w:t>customer can buy many products</w:t>
      </w:r>
    </w:p>
    <w:p w14:paraId="58AC2907" w14:textId="77777777" w:rsidR="00443AB4" w:rsidRDefault="00443AB4" w:rsidP="00A41D76">
      <w:pPr>
        <w:pPrChange w:id="257" w:author="Tariq Horan" w:date="2022-04-27T16:20:00Z">
          <w:pPr>
            <w:ind w:left="360" w:hanging="360"/>
          </w:pPr>
        </w:pPrChange>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t xml:space="preserve">A </w:t>
      </w:r>
      <w:r>
        <w:rPr>
          <w:b/>
          <w:bCs/>
        </w:rPr>
        <w:t>Product</w:t>
      </w:r>
      <w:r w:rsidRPr="73EF3BEB">
        <w:t xml:space="preserve"> belongs to one </w:t>
      </w:r>
      <w:r>
        <w:rPr>
          <w:b/>
          <w:bCs/>
        </w:rPr>
        <w:t>Genre</w:t>
      </w:r>
    </w:p>
    <w:p w14:paraId="5FAED7F8" w14:textId="77777777" w:rsidR="00443AB4" w:rsidRDefault="00443AB4" w:rsidP="00A41D76">
      <w:pPr>
        <w:pPrChange w:id="258" w:author="Tariq Horan" w:date="2022-04-27T16:20:00Z">
          <w:pPr>
            <w:ind w:left="360" w:hanging="360"/>
          </w:pPr>
        </w:pPrChange>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t xml:space="preserve">A </w:t>
      </w:r>
      <w:r>
        <w:rPr>
          <w:b/>
          <w:bCs/>
        </w:rPr>
        <w:t>Product can have one image</w:t>
      </w:r>
      <w:r w:rsidRPr="73EF3BEB">
        <w:t>.</w:t>
      </w:r>
    </w:p>
    <w:p w14:paraId="51A02A8C" w14:textId="77777777" w:rsidR="00443AB4" w:rsidRDefault="00443AB4" w:rsidP="00443AB4">
      <w:pPr>
        <w:rPr>
          <w:rFonts w:ascii="Calibri" w:eastAsia="Calibri" w:hAnsi="Calibri" w:cs="Calibri"/>
          <w:sz w:val="28"/>
          <w:szCs w:val="28"/>
        </w:rPr>
      </w:pPr>
    </w:p>
    <w:p w14:paraId="088D1474" w14:textId="4B05D0C8" w:rsidR="00443AB4" w:rsidRDefault="00443AB4" w:rsidP="00443AB4">
      <w:pPr>
        <w:pStyle w:val="Heading2"/>
        <w:rPr>
          <w:ins w:id="259" w:author="Tariq Horan" w:date="2022-04-27T16:07:00Z"/>
          <w:rFonts w:eastAsia="Calibri"/>
        </w:rPr>
      </w:pPr>
      <w:bookmarkStart w:id="260" w:name="_Toc94698868"/>
      <w:bookmarkStart w:id="261" w:name="_Toc100676453"/>
      <w:bookmarkStart w:id="262" w:name="_Hlk62725883"/>
      <w:r w:rsidRPr="6C264FFA">
        <w:rPr>
          <w:rFonts w:eastAsia="Calibri"/>
        </w:rPr>
        <w:t>Entity Relationship Diagram</w:t>
      </w:r>
      <w:bookmarkEnd w:id="260"/>
      <w:bookmarkEnd w:id="261"/>
    </w:p>
    <w:p w14:paraId="392762F2" w14:textId="77777777" w:rsidR="00682E85" w:rsidRPr="00682E85" w:rsidRDefault="00682E85" w:rsidP="00682E85">
      <w:pPr>
        <w:rPr>
          <w:rPrChange w:id="263" w:author="Tariq Horan" w:date="2022-04-27T16:07:00Z">
            <w:rPr>
              <w:rFonts w:eastAsia="Calibri"/>
            </w:rPr>
          </w:rPrChange>
        </w:rPr>
        <w:pPrChange w:id="264" w:author="Tariq Horan" w:date="2022-04-27T16:07:00Z">
          <w:pPr>
            <w:pStyle w:val="Heading2"/>
          </w:pPr>
        </w:pPrChange>
      </w:pPr>
    </w:p>
    <w:bookmarkEnd w:id="262"/>
    <w:p w14:paraId="27566695" w14:textId="77777777" w:rsidR="00443AB4" w:rsidRDefault="00443AB4" w:rsidP="00443AB4">
      <w:pPr>
        <w:rPr>
          <w:lang w:val="en-IE"/>
        </w:rPr>
      </w:pPr>
      <w:r w:rsidRPr="00A651A6">
        <w:rPr>
          <w:noProof/>
          <w:lang w:val="en-IE"/>
        </w:rPr>
        <w:drawing>
          <wp:inline distT="0" distB="0" distL="0" distR="0" wp14:anchorId="1C62F7C9" wp14:editId="1BC89B0F">
            <wp:extent cx="5731510" cy="337248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5731510" cy="3372485"/>
                    </a:xfrm>
                    <a:prstGeom prst="rect">
                      <a:avLst/>
                    </a:prstGeom>
                  </pic:spPr>
                </pic:pic>
              </a:graphicData>
            </a:graphic>
          </wp:inline>
        </w:drawing>
      </w:r>
    </w:p>
    <w:p w14:paraId="38AA1DB3" w14:textId="77777777" w:rsidR="00443AB4" w:rsidRDefault="00443AB4" w:rsidP="00443AB4">
      <w:pPr>
        <w:rPr>
          <w:lang w:val="en-IE"/>
        </w:rPr>
      </w:pPr>
    </w:p>
    <w:p w14:paraId="71421F03" w14:textId="77777777" w:rsidR="00443AB4" w:rsidRDefault="00443AB4" w:rsidP="00443AB4">
      <w:pPr>
        <w:rPr>
          <w:lang w:val="en-IE"/>
        </w:rPr>
      </w:pPr>
    </w:p>
    <w:p w14:paraId="10AC9EC5" w14:textId="77777777" w:rsidR="00443AB4" w:rsidRDefault="00443AB4" w:rsidP="00443AB4">
      <w:pPr>
        <w:rPr>
          <w:lang w:val="en-IE"/>
        </w:rPr>
      </w:pPr>
    </w:p>
    <w:p w14:paraId="4953959A" w14:textId="77777777" w:rsidR="00443AB4" w:rsidRDefault="00443AB4" w:rsidP="00443AB4">
      <w:pPr>
        <w:rPr>
          <w:lang w:val="en-IE"/>
        </w:rPr>
      </w:pPr>
    </w:p>
    <w:p w14:paraId="269F0AF7" w14:textId="77777777" w:rsidR="00443AB4" w:rsidRDefault="00443AB4" w:rsidP="00443AB4">
      <w:pPr>
        <w:rPr>
          <w:lang w:val="en-IE"/>
        </w:rPr>
      </w:pPr>
    </w:p>
    <w:p w14:paraId="3E746D4A" w14:textId="6F5C414B" w:rsidR="00443AB4" w:rsidRDefault="00443AB4" w:rsidP="00443AB4">
      <w:pPr>
        <w:rPr>
          <w:ins w:id="265" w:author="Tariq Horan" w:date="2022-04-27T16:08:00Z"/>
          <w:lang w:val="en-IE"/>
        </w:rPr>
      </w:pPr>
    </w:p>
    <w:p w14:paraId="4141DD98" w14:textId="77777777" w:rsidR="00682E85" w:rsidRDefault="00682E85" w:rsidP="00443AB4">
      <w:pPr>
        <w:rPr>
          <w:lang w:val="en-IE"/>
        </w:rPr>
      </w:pPr>
    </w:p>
    <w:p w14:paraId="13917545" w14:textId="77777777" w:rsidR="00443AB4" w:rsidRPr="00FD0CAC" w:rsidRDefault="00443AB4" w:rsidP="00443AB4">
      <w:pPr>
        <w:rPr>
          <w:lang w:val="en-IE"/>
        </w:rPr>
      </w:pPr>
    </w:p>
    <w:p w14:paraId="4E4C932F" w14:textId="370BB309" w:rsidR="00443AB4" w:rsidRDefault="00443AB4" w:rsidP="00443AB4">
      <w:pPr>
        <w:pStyle w:val="Heading2"/>
        <w:rPr>
          <w:ins w:id="266" w:author="Tariq Horan" w:date="2022-04-27T16:08:00Z"/>
        </w:rPr>
      </w:pPr>
      <w:bookmarkStart w:id="267" w:name="_Toc94698869"/>
      <w:bookmarkStart w:id="268" w:name="_Toc100676454"/>
      <w:r>
        <w:lastRenderedPageBreak/>
        <w:t>Tables</w:t>
      </w:r>
      <w:bookmarkEnd w:id="267"/>
      <w:bookmarkEnd w:id="268"/>
    </w:p>
    <w:p w14:paraId="56E020EE" w14:textId="77777777" w:rsidR="00682E85" w:rsidRPr="00682E85" w:rsidRDefault="00682E85" w:rsidP="00682E85">
      <w:pPr>
        <w:rPr>
          <w:rPrChange w:id="269" w:author="Tariq Horan" w:date="2022-04-27T16:08:00Z">
            <w:rPr/>
          </w:rPrChange>
        </w:rPr>
        <w:pPrChange w:id="270" w:author="Tariq Horan" w:date="2022-04-27T16:08:00Z">
          <w:pPr>
            <w:pStyle w:val="Heading2"/>
          </w:pPr>
        </w:pPrChange>
      </w:pPr>
    </w:p>
    <w:p w14:paraId="6AB757F9" w14:textId="77777777" w:rsidR="00443AB4" w:rsidRDefault="00443AB4" w:rsidP="00443AB4">
      <w:pPr>
        <w:rPr>
          <w:rFonts w:ascii="Calibri" w:eastAsia="Calibri" w:hAnsi="Calibri" w:cs="Calibri"/>
          <w:i/>
          <w:iCs/>
          <w:color w:val="2D72B2"/>
        </w:rPr>
      </w:pPr>
      <w:r w:rsidRPr="00686D81">
        <w:rPr>
          <w:rFonts w:ascii="Calibri" w:eastAsia="Calibri" w:hAnsi="Calibri" w:cs="Calibri"/>
          <w:i/>
          <w:iCs/>
          <w:noProof/>
          <w:color w:val="2D72B2"/>
        </w:rPr>
        <w:drawing>
          <wp:inline distT="0" distB="0" distL="0" distR="0" wp14:anchorId="79F15B66" wp14:editId="3B4C46CD">
            <wp:extent cx="5731510" cy="4101465"/>
            <wp:effectExtent l="0" t="0" r="2540" b="0"/>
            <wp:docPr id="6" name="Picture 6" descr="A diagram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house&#10;&#10;Description automatically generated with low confidence"/>
                    <pic:cNvPicPr/>
                  </pic:nvPicPr>
                  <pic:blipFill>
                    <a:blip r:embed="rId26"/>
                    <a:stretch>
                      <a:fillRect/>
                    </a:stretch>
                  </pic:blipFill>
                  <pic:spPr>
                    <a:xfrm>
                      <a:off x="0" y="0"/>
                      <a:ext cx="5731510" cy="4101465"/>
                    </a:xfrm>
                    <a:prstGeom prst="rect">
                      <a:avLst/>
                    </a:prstGeom>
                  </pic:spPr>
                </pic:pic>
              </a:graphicData>
            </a:graphic>
          </wp:inline>
        </w:drawing>
      </w:r>
    </w:p>
    <w:p w14:paraId="16B6ECDC" w14:textId="77777777" w:rsidR="00443AB4" w:rsidRDefault="00443AB4" w:rsidP="00443AB4"/>
    <w:p w14:paraId="02A98200" w14:textId="77777777" w:rsidR="00443AB4" w:rsidRDefault="00443AB4" w:rsidP="00443AB4"/>
    <w:p w14:paraId="3BECF7D1" w14:textId="77777777" w:rsidR="00443AB4" w:rsidRDefault="00443AB4" w:rsidP="00443AB4"/>
    <w:p w14:paraId="0CEBE127" w14:textId="77777777" w:rsidR="00443AB4" w:rsidRDefault="00443AB4" w:rsidP="00443AB4"/>
    <w:p w14:paraId="50293F94" w14:textId="77777777" w:rsidR="00443AB4" w:rsidRDefault="00443AB4" w:rsidP="00443AB4"/>
    <w:p w14:paraId="5978E343" w14:textId="77777777" w:rsidR="00443AB4" w:rsidRDefault="00443AB4" w:rsidP="00443AB4"/>
    <w:p w14:paraId="0DB35AA8" w14:textId="77777777" w:rsidR="00443AB4" w:rsidRDefault="00443AB4" w:rsidP="00443AB4"/>
    <w:p w14:paraId="34A9A64A" w14:textId="77777777" w:rsidR="00443AB4" w:rsidRDefault="00443AB4" w:rsidP="00443AB4"/>
    <w:p w14:paraId="6B5D34C1" w14:textId="77777777" w:rsidR="00443AB4" w:rsidRDefault="00443AB4" w:rsidP="00443AB4">
      <w:r>
        <w:br w:type="page"/>
      </w:r>
    </w:p>
    <w:tbl>
      <w:tblPr>
        <w:tblStyle w:val="TableGrid"/>
        <w:tblpPr w:leftFromText="180" w:rightFromText="180" w:vertAnchor="text" w:horzAnchor="margin" w:tblpY="2234"/>
        <w:tblW w:w="0" w:type="auto"/>
        <w:tblLook w:val="04A0" w:firstRow="1" w:lastRow="0" w:firstColumn="1" w:lastColumn="0" w:noHBand="0" w:noVBand="1"/>
      </w:tblPr>
      <w:tblGrid>
        <w:gridCol w:w="1588"/>
        <w:gridCol w:w="1536"/>
        <w:gridCol w:w="1131"/>
        <w:gridCol w:w="1353"/>
        <w:gridCol w:w="1131"/>
        <w:gridCol w:w="844"/>
        <w:gridCol w:w="1433"/>
      </w:tblGrid>
      <w:tr w:rsidR="00443AB4" w:rsidDel="00535BC9" w14:paraId="7123EEB8" w14:textId="410C79F9" w:rsidTr="007A32DD">
        <w:trPr>
          <w:del w:id="271" w:author="Tariq Horan" w:date="2022-04-27T16:16:00Z"/>
        </w:trPr>
        <w:tc>
          <w:tcPr>
            <w:tcW w:w="1588" w:type="dxa"/>
          </w:tcPr>
          <w:p w14:paraId="71BDC214" w14:textId="224BED98" w:rsidR="00443AB4" w:rsidDel="00535BC9" w:rsidRDefault="00443AB4" w:rsidP="007A32DD">
            <w:pPr>
              <w:pStyle w:val="ListParagraph"/>
              <w:ind w:left="0"/>
              <w:rPr>
                <w:del w:id="272" w:author="Tariq Horan" w:date="2022-04-27T16:16:00Z"/>
              </w:rPr>
            </w:pPr>
            <w:del w:id="273" w:author="Tariq Horan" w:date="2022-04-27T16:16:00Z">
              <w:r w:rsidDel="00535BC9">
                <w:delText>Table</w:delText>
              </w:r>
            </w:del>
          </w:p>
        </w:tc>
        <w:tc>
          <w:tcPr>
            <w:tcW w:w="1536" w:type="dxa"/>
          </w:tcPr>
          <w:p w14:paraId="17CB5DBF" w14:textId="0A6C3D73" w:rsidR="00443AB4" w:rsidDel="00535BC9" w:rsidRDefault="00443AB4" w:rsidP="007A32DD">
            <w:pPr>
              <w:pStyle w:val="ListParagraph"/>
              <w:ind w:left="0"/>
              <w:rPr>
                <w:del w:id="274" w:author="Tariq Horan" w:date="2022-04-27T16:16:00Z"/>
              </w:rPr>
            </w:pPr>
            <w:del w:id="275" w:author="Tariq Horan" w:date="2022-04-27T16:16:00Z">
              <w:r w:rsidDel="00535BC9">
                <w:delText>Attribute</w:delText>
              </w:r>
            </w:del>
          </w:p>
        </w:tc>
        <w:tc>
          <w:tcPr>
            <w:tcW w:w="1131" w:type="dxa"/>
          </w:tcPr>
          <w:p w14:paraId="6FD83230" w14:textId="03F64A73" w:rsidR="00443AB4" w:rsidDel="00535BC9" w:rsidRDefault="00443AB4" w:rsidP="007A32DD">
            <w:pPr>
              <w:pStyle w:val="ListParagraph"/>
              <w:ind w:left="0"/>
              <w:rPr>
                <w:del w:id="276" w:author="Tariq Horan" w:date="2022-04-27T16:16:00Z"/>
              </w:rPr>
            </w:pPr>
            <w:del w:id="277" w:author="Tariq Horan" w:date="2022-04-27T16:16:00Z">
              <w:r w:rsidDel="00535BC9">
                <w:delText>Datatype</w:delText>
              </w:r>
            </w:del>
          </w:p>
        </w:tc>
        <w:tc>
          <w:tcPr>
            <w:tcW w:w="1353" w:type="dxa"/>
          </w:tcPr>
          <w:p w14:paraId="540A586B" w14:textId="0DA639F6" w:rsidR="00443AB4" w:rsidDel="00535BC9" w:rsidRDefault="00443AB4" w:rsidP="007A32DD">
            <w:pPr>
              <w:pStyle w:val="ListParagraph"/>
              <w:ind w:left="0"/>
              <w:rPr>
                <w:del w:id="278" w:author="Tariq Horan" w:date="2022-04-27T16:16:00Z"/>
              </w:rPr>
            </w:pPr>
            <w:del w:id="279" w:author="Tariq Horan" w:date="2022-04-27T16:16:00Z">
              <w:r w:rsidDel="00535BC9">
                <w:delText>Range</w:delText>
              </w:r>
            </w:del>
          </w:p>
        </w:tc>
        <w:tc>
          <w:tcPr>
            <w:tcW w:w="1131" w:type="dxa"/>
          </w:tcPr>
          <w:p w14:paraId="2BEED9D0" w14:textId="4E76BD85" w:rsidR="00443AB4" w:rsidDel="00535BC9" w:rsidRDefault="00443AB4" w:rsidP="007A32DD">
            <w:pPr>
              <w:pStyle w:val="ListParagraph"/>
              <w:ind w:left="0"/>
              <w:rPr>
                <w:del w:id="280" w:author="Tariq Horan" w:date="2022-04-27T16:16:00Z"/>
              </w:rPr>
            </w:pPr>
            <w:del w:id="281" w:author="Tariq Horan" w:date="2022-04-27T16:16:00Z">
              <w:r w:rsidDel="00535BC9">
                <w:delText>Required</w:delText>
              </w:r>
            </w:del>
          </w:p>
        </w:tc>
        <w:tc>
          <w:tcPr>
            <w:tcW w:w="844" w:type="dxa"/>
          </w:tcPr>
          <w:p w14:paraId="0526CB58" w14:textId="1B521E80" w:rsidR="00443AB4" w:rsidDel="00535BC9" w:rsidRDefault="00443AB4" w:rsidP="007A32DD">
            <w:pPr>
              <w:pStyle w:val="ListParagraph"/>
              <w:ind w:left="0"/>
              <w:rPr>
                <w:del w:id="282" w:author="Tariq Horan" w:date="2022-04-27T16:16:00Z"/>
              </w:rPr>
            </w:pPr>
            <w:del w:id="283" w:author="Tariq Horan" w:date="2022-04-27T16:16:00Z">
              <w:r w:rsidDel="00535BC9">
                <w:delText>PK/FK</w:delText>
              </w:r>
            </w:del>
          </w:p>
        </w:tc>
        <w:tc>
          <w:tcPr>
            <w:tcW w:w="1433" w:type="dxa"/>
          </w:tcPr>
          <w:p w14:paraId="3C53AD16" w14:textId="5A105EAA" w:rsidR="00443AB4" w:rsidDel="00535BC9" w:rsidRDefault="00443AB4" w:rsidP="007A32DD">
            <w:pPr>
              <w:pStyle w:val="ListParagraph"/>
              <w:ind w:left="0"/>
              <w:rPr>
                <w:del w:id="284" w:author="Tariq Horan" w:date="2022-04-27T16:16:00Z"/>
              </w:rPr>
            </w:pPr>
            <w:del w:id="285" w:author="Tariq Horan" w:date="2022-04-27T16:16:00Z">
              <w:r w:rsidDel="00535BC9">
                <w:delText>FK Ref Table</w:delText>
              </w:r>
            </w:del>
          </w:p>
        </w:tc>
      </w:tr>
      <w:tr w:rsidR="00443AB4" w:rsidDel="00535BC9" w14:paraId="357D43E9" w14:textId="67AE041E" w:rsidTr="007A32DD">
        <w:trPr>
          <w:del w:id="286" w:author="Tariq Horan" w:date="2022-04-27T16:16:00Z"/>
        </w:trPr>
        <w:tc>
          <w:tcPr>
            <w:tcW w:w="1588" w:type="dxa"/>
          </w:tcPr>
          <w:p w14:paraId="0A89FEDC" w14:textId="7BED0C74" w:rsidR="00443AB4" w:rsidDel="00535BC9" w:rsidRDefault="00443AB4" w:rsidP="007A32DD">
            <w:pPr>
              <w:pStyle w:val="ListParagraph"/>
              <w:ind w:left="0"/>
              <w:rPr>
                <w:del w:id="287" w:author="Tariq Horan" w:date="2022-04-27T16:16:00Z"/>
              </w:rPr>
            </w:pPr>
            <w:del w:id="288" w:author="Tariq Horan" w:date="2022-04-27T16:16:00Z">
              <w:r w:rsidDel="00535BC9">
                <w:delText>Shoes/clothes</w:delText>
              </w:r>
            </w:del>
          </w:p>
        </w:tc>
        <w:tc>
          <w:tcPr>
            <w:tcW w:w="1536" w:type="dxa"/>
          </w:tcPr>
          <w:p w14:paraId="6B02F4B1" w14:textId="39345887" w:rsidR="00443AB4" w:rsidDel="00535BC9" w:rsidRDefault="00443AB4" w:rsidP="007A32DD">
            <w:pPr>
              <w:pStyle w:val="ListParagraph"/>
              <w:ind w:left="0"/>
              <w:rPr>
                <w:del w:id="289" w:author="Tariq Horan" w:date="2022-04-27T16:16:00Z"/>
              </w:rPr>
            </w:pPr>
            <w:del w:id="290" w:author="Tariq Horan" w:date="2022-04-27T16:16:00Z">
              <w:r w:rsidDel="00535BC9">
                <w:delText>Id</w:delText>
              </w:r>
            </w:del>
          </w:p>
          <w:p w14:paraId="6B722209" w14:textId="170262DA" w:rsidR="00443AB4" w:rsidDel="00535BC9" w:rsidRDefault="00443AB4" w:rsidP="007A32DD">
            <w:pPr>
              <w:pStyle w:val="ListParagraph"/>
              <w:ind w:left="0"/>
              <w:rPr>
                <w:del w:id="291" w:author="Tariq Horan" w:date="2022-04-27T16:16:00Z"/>
              </w:rPr>
            </w:pPr>
            <w:del w:id="292" w:author="Tariq Horan" w:date="2022-04-27T16:16:00Z">
              <w:r w:rsidDel="00535BC9">
                <w:delText>Name</w:delText>
              </w:r>
            </w:del>
          </w:p>
          <w:p w14:paraId="1490974D" w14:textId="2B1EAA02" w:rsidR="00443AB4" w:rsidDel="00535BC9" w:rsidRDefault="00443AB4" w:rsidP="007A32DD">
            <w:pPr>
              <w:pStyle w:val="ListParagraph"/>
              <w:ind w:left="0"/>
              <w:rPr>
                <w:del w:id="293" w:author="Tariq Horan" w:date="2022-04-27T16:16:00Z"/>
              </w:rPr>
            </w:pPr>
            <w:del w:id="294" w:author="Tariq Horan" w:date="2022-04-27T16:16:00Z">
              <w:r w:rsidDel="00535BC9">
                <w:delText>Price</w:delText>
              </w:r>
            </w:del>
          </w:p>
          <w:p w14:paraId="0A092B55" w14:textId="331AE2C7" w:rsidR="00443AB4" w:rsidDel="00535BC9" w:rsidRDefault="00443AB4" w:rsidP="007A32DD">
            <w:pPr>
              <w:pStyle w:val="ListParagraph"/>
              <w:ind w:left="0"/>
              <w:rPr>
                <w:del w:id="295" w:author="Tariq Horan" w:date="2022-04-27T16:16:00Z"/>
              </w:rPr>
            </w:pPr>
            <w:del w:id="296" w:author="Tariq Horan" w:date="2022-04-27T16:16:00Z">
              <w:r w:rsidDel="00535BC9">
                <w:delText>Description</w:delText>
              </w:r>
            </w:del>
          </w:p>
          <w:p w14:paraId="1CD024DD" w14:textId="637D95A3" w:rsidR="00443AB4" w:rsidDel="00535BC9" w:rsidRDefault="00443AB4" w:rsidP="007A32DD">
            <w:pPr>
              <w:pStyle w:val="ListParagraph"/>
              <w:ind w:left="0"/>
              <w:rPr>
                <w:del w:id="297" w:author="Tariq Horan" w:date="2022-04-27T16:16:00Z"/>
              </w:rPr>
            </w:pPr>
            <w:del w:id="298" w:author="Tariq Horan" w:date="2022-04-27T16:16:00Z">
              <w:r w:rsidDel="00535BC9">
                <w:delText>Popularity</w:delText>
              </w:r>
            </w:del>
          </w:p>
          <w:p w14:paraId="7822E29C" w14:textId="031FEBD6" w:rsidR="00443AB4" w:rsidDel="00535BC9" w:rsidRDefault="00443AB4" w:rsidP="007A32DD">
            <w:pPr>
              <w:pStyle w:val="ListParagraph"/>
              <w:ind w:left="0"/>
              <w:rPr>
                <w:del w:id="299" w:author="Tariq Horan" w:date="2022-04-27T16:16:00Z"/>
              </w:rPr>
            </w:pPr>
            <w:del w:id="300" w:author="Tariq Horan" w:date="2022-04-27T16:16:00Z">
              <w:r w:rsidDel="00535BC9">
                <w:delText>Image_id</w:delText>
              </w:r>
            </w:del>
          </w:p>
          <w:p w14:paraId="6D5C80F1" w14:textId="772880E8" w:rsidR="00443AB4" w:rsidDel="00535BC9" w:rsidRDefault="00443AB4" w:rsidP="007A32DD">
            <w:pPr>
              <w:pStyle w:val="ListParagraph"/>
              <w:ind w:left="0"/>
              <w:rPr>
                <w:del w:id="301" w:author="Tariq Horan" w:date="2022-04-27T16:16:00Z"/>
              </w:rPr>
            </w:pPr>
            <w:del w:id="302" w:author="Tariq Horan" w:date="2022-04-27T16:16:00Z">
              <w:r w:rsidDel="00535BC9">
                <w:delText>Genre_id</w:delText>
              </w:r>
            </w:del>
          </w:p>
        </w:tc>
        <w:tc>
          <w:tcPr>
            <w:tcW w:w="1131" w:type="dxa"/>
          </w:tcPr>
          <w:p w14:paraId="10CB8A93" w14:textId="0593B52E" w:rsidR="00443AB4" w:rsidDel="00535BC9" w:rsidRDefault="00443AB4" w:rsidP="007A32DD">
            <w:pPr>
              <w:pStyle w:val="ListParagraph"/>
              <w:ind w:left="0"/>
              <w:rPr>
                <w:del w:id="303" w:author="Tariq Horan" w:date="2022-04-27T16:16:00Z"/>
              </w:rPr>
            </w:pPr>
            <w:del w:id="304" w:author="Tariq Horan" w:date="2022-04-27T16:16:00Z">
              <w:r w:rsidDel="00535BC9">
                <w:delText>Int</w:delText>
              </w:r>
            </w:del>
          </w:p>
          <w:p w14:paraId="6B8FE7F7" w14:textId="52D7F28C" w:rsidR="00443AB4" w:rsidDel="00535BC9" w:rsidRDefault="00443AB4" w:rsidP="007A32DD">
            <w:pPr>
              <w:pStyle w:val="ListParagraph"/>
              <w:ind w:left="0"/>
              <w:rPr>
                <w:del w:id="305" w:author="Tariq Horan" w:date="2022-04-27T16:16:00Z"/>
              </w:rPr>
            </w:pPr>
            <w:del w:id="306" w:author="Tariq Horan" w:date="2022-04-27T16:16:00Z">
              <w:r w:rsidDel="00535BC9">
                <w:delText>Varchar</w:delText>
              </w:r>
            </w:del>
          </w:p>
          <w:p w14:paraId="0AC2E246" w14:textId="053FF243" w:rsidR="00443AB4" w:rsidDel="00535BC9" w:rsidRDefault="00443AB4" w:rsidP="007A32DD">
            <w:pPr>
              <w:pStyle w:val="ListParagraph"/>
              <w:ind w:left="0"/>
              <w:rPr>
                <w:del w:id="307" w:author="Tariq Horan" w:date="2022-04-27T16:16:00Z"/>
              </w:rPr>
            </w:pPr>
            <w:del w:id="308" w:author="Tariq Horan" w:date="2022-04-27T16:16:00Z">
              <w:r w:rsidDel="00535BC9">
                <w:delText>Float</w:delText>
              </w:r>
            </w:del>
          </w:p>
          <w:p w14:paraId="716F4E80" w14:textId="338D036C" w:rsidR="00443AB4" w:rsidDel="00535BC9" w:rsidRDefault="00443AB4" w:rsidP="007A32DD">
            <w:pPr>
              <w:pStyle w:val="ListParagraph"/>
              <w:ind w:left="0"/>
              <w:rPr>
                <w:del w:id="309" w:author="Tariq Horan" w:date="2022-04-27T16:16:00Z"/>
              </w:rPr>
            </w:pPr>
            <w:del w:id="310" w:author="Tariq Horan" w:date="2022-04-27T16:16:00Z">
              <w:r w:rsidDel="00535BC9">
                <w:delText>Text</w:delText>
              </w:r>
            </w:del>
          </w:p>
          <w:p w14:paraId="562371BF" w14:textId="11C1658B" w:rsidR="00443AB4" w:rsidDel="00535BC9" w:rsidRDefault="00443AB4" w:rsidP="007A32DD">
            <w:pPr>
              <w:pStyle w:val="ListParagraph"/>
              <w:ind w:left="0"/>
              <w:rPr>
                <w:del w:id="311" w:author="Tariq Horan" w:date="2022-04-27T16:16:00Z"/>
              </w:rPr>
            </w:pPr>
            <w:del w:id="312" w:author="Tariq Horan" w:date="2022-04-27T16:16:00Z">
              <w:r w:rsidDel="00535BC9">
                <w:delText>Varchar</w:delText>
              </w:r>
            </w:del>
          </w:p>
          <w:p w14:paraId="28CF7FEF" w14:textId="02A5A7B6" w:rsidR="00443AB4" w:rsidDel="00535BC9" w:rsidRDefault="00443AB4" w:rsidP="007A32DD">
            <w:pPr>
              <w:pStyle w:val="ListParagraph"/>
              <w:ind w:left="0"/>
              <w:rPr>
                <w:del w:id="313" w:author="Tariq Horan" w:date="2022-04-27T16:16:00Z"/>
              </w:rPr>
            </w:pPr>
            <w:del w:id="314" w:author="Tariq Horan" w:date="2022-04-27T16:16:00Z">
              <w:r w:rsidDel="00535BC9">
                <w:delText>Int</w:delText>
              </w:r>
            </w:del>
          </w:p>
          <w:p w14:paraId="3B6BBB9B" w14:textId="6283FB2C" w:rsidR="00443AB4" w:rsidDel="00535BC9" w:rsidRDefault="00443AB4" w:rsidP="007A32DD">
            <w:pPr>
              <w:pStyle w:val="ListParagraph"/>
              <w:ind w:left="0"/>
              <w:rPr>
                <w:del w:id="315" w:author="Tariq Horan" w:date="2022-04-27T16:16:00Z"/>
              </w:rPr>
            </w:pPr>
            <w:del w:id="316" w:author="Tariq Horan" w:date="2022-04-27T16:16:00Z">
              <w:r w:rsidDel="00535BC9">
                <w:delText>int</w:delText>
              </w:r>
            </w:del>
          </w:p>
        </w:tc>
        <w:tc>
          <w:tcPr>
            <w:tcW w:w="1353" w:type="dxa"/>
          </w:tcPr>
          <w:p w14:paraId="2F090399" w14:textId="7C47C23D" w:rsidR="00443AB4" w:rsidDel="00535BC9" w:rsidRDefault="00443AB4" w:rsidP="007A32DD">
            <w:pPr>
              <w:pStyle w:val="ListParagraph"/>
              <w:ind w:left="0"/>
              <w:rPr>
                <w:del w:id="317" w:author="Tariq Horan" w:date="2022-04-27T16:16:00Z"/>
              </w:rPr>
            </w:pPr>
          </w:p>
        </w:tc>
        <w:tc>
          <w:tcPr>
            <w:tcW w:w="1131" w:type="dxa"/>
          </w:tcPr>
          <w:p w14:paraId="07DBD9B4" w14:textId="06E714C8" w:rsidR="00443AB4" w:rsidDel="00535BC9" w:rsidRDefault="00443AB4" w:rsidP="007A32DD">
            <w:pPr>
              <w:pStyle w:val="ListParagraph"/>
              <w:ind w:left="0"/>
              <w:rPr>
                <w:del w:id="318" w:author="Tariq Horan" w:date="2022-04-27T16:16:00Z"/>
              </w:rPr>
            </w:pPr>
            <w:del w:id="319" w:author="Tariq Horan" w:date="2022-04-27T16:16:00Z">
              <w:r w:rsidDel="00535BC9">
                <w:delText>Yes</w:delText>
              </w:r>
            </w:del>
          </w:p>
          <w:p w14:paraId="183B8F0E" w14:textId="409AB688" w:rsidR="00443AB4" w:rsidDel="00535BC9" w:rsidRDefault="00443AB4" w:rsidP="007A32DD">
            <w:pPr>
              <w:pStyle w:val="ListParagraph"/>
              <w:ind w:left="0"/>
              <w:rPr>
                <w:del w:id="320" w:author="Tariq Horan" w:date="2022-04-27T16:16:00Z"/>
              </w:rPr>
            </w:pPr>
            <w:del w:id="321" w:author="Tariq Horan" w:date="2022-04-27T16:16:00Z">
              <w:r w:rsidDel="00535BC9">
                <w:delText>Yes</w:delText>
              </w:r>
            </w:del>
          </w:p>
          <w:p w14:paraId="3FEBDC8F" w14:textId="2142F1BE" w:rsidR="00443AB4" w:rsidDel="00535BC9" w:rsidRDefault="00443AB4" w:rsidP="007A32DD">
            <w:pPr>
              <w:pStyle w:val="ListParagraph"/>
              <w:ind w:left="0"/>
              <w:rPr>
                <w:del w:id="322" w:author="Tariq Horan" w:date="2022-04-27T16:16:00Z"/>
              </w:rPr>
            </w:pPr>
            <w:del w:id="323" w:author="Tariq Horan" w:date="2022-04-27T16:16:00Z">
              <w:r w:rsidDel="00535BC9">
                <w:delText>Yes</w:delText>
              </w:r>
            </w:del>
          </w:p>
          <w:p w14:paraId="567936EF" w14:textId="6EFC4AF4" w:rsidR="00443AB4" w:rsidDel="00535BC9" w:rsidRDefault="00443AB4" w:rsidP="007A32DD">
            <w:pPr>
              <w:pStyle w:val="ListParagraph"/>
              <w:ind w:left="0"/>
              <w:rPr>
                <w:del w:id="324" w:author="Tariq Horan" w:date="2022-04-27T16:16:00Z"/>
              </w:rPr>
            </w:pPr>
            <w:del w:id="325" w:author="Tariq Horan" w:date="2022-04-27T16:16:00Z">
              <w:r w:rsidDel="00535BC9">
                <w:delText>Yes</w:delText>
              </w:r>
            </w:del>
          </w:p>
          <w:p w14:paraId="033D58A1" w14:textId="71699B1E" w:rsidR="00443AB4" w:rsidDel="00535BC9" w:rsidRDefault="00443AB4" w:rsidP="007A32DD">
            <w:pPr>
              <w:pStyle w:val="ListParagraph"/>
              <w:ind w:left="0"/>
              <w:rPr>
                <w:del w:id="326" w:author="Tariq Horan" w:date="2022-04-27T16:16:00Z"/>
              </w:rPr>
            </w:pPr>
            <w:del w:id="327" w:author="Tariq Horan" w:date="2022-04-27T16:16:00Z">
              <w:r w:rsidDel="00535BC9">
                <w:delText>Yes</w:delText>
              </w:r>
            </w:del>
          </w:p>
          <w:p w14:paraId="637DB7E2" w14:textId="2E105644" w:rsidR="00443AB4" w:rsidDel="00535BC9" w:rsidRDefault="00443AB4" w:rsidP="007A32DD">
            <w:pPr>
              <w:pStyle w:val="ListParagraph"/>
              <w:ind w:left="0"/>
              <w:rPr>
                <w:del w:id="328" w:author="Tariq Horan" w:date="2022-04-27T16:16:00Z"/>
              </w:rPr>
            </w:pPr>
            <w:del w:id="329" w:author="Tariq Horan" w:date="2022-04-27T16:16:00Z">
              <w:r w:rsidDel="00535BC9">
                <w:delText>Yes</w:delText>
              </w:r>
            </w:del>
          </w:p>
          <w:p w14:paraId="69043710" w14:textId="3EE3F57C" w:rsidR="00443AB4" w:rsidDel="00535BC9" w:rsidRDefault="00443AB4" w:rsidP="007A32DD">
            <w:pPr>
              <w:pStyle w:val="ListParagraph"/>
              <w:ind w:left="0"/>
              <w:rPr>
                <w:del w:id="330" w:author="Tariq Horan" w:date="2022-04-27T16:16:00Z"/>
              </w:rPr>
            </w:pPr>
            <w:del w:id="331" w:author="Tariq Horan" w:date="2022-04-27T16:16:00Z">
              <w:r w:rsidDel="00535BC9">
                <w:delText>Yes</w:delText>
              </w:r>
            </w:del>
          </w:p>
        </w:tc>
        <w:tc>
          <w:tcPr>
            <w:tcW w:w="844" w:type="dxa"/>
          </w:tcPr>
          <w:p w14:paraId="61C1491C" w14:textId="15BF00AD" w:rsidR="00443AB4" w:rsidDel="00535BC9" w:rsidRDefault="00443AB4" w:rsidP="007A32DD">
            <w:pPr>
              <w:pStyle w:val="ListParagraph"/>
              <w:ind w:left="0"/>
              <w:rPr>
                <w:del w:id="332" w:author="Tariq Horan" w:date="2022-04-27T16:16:00Z"/>
              </w:rPr>
            </w:pPr>
            <w:del w:id="333" w:author="Tariq Horan" w:date="2022-04-27T16:16:00Z">
              <w:r w:rsidDel="00535BC9">
                <w:delText>Pk</w:delText>
              </w:r>
            </w:del>
          </w:p>
          <w:p w14:paraId="4F1EB161" w14:textId="5B89B501" w:rsidR="00443AB4" w:rsidDel="00535BC9" w:rsidRDefault="00443AB4" w:rsidP="007A32DD">
            <w:pPr>
              <w:pStyle w:val="ListParagraph"/>
              <w:ind w:left="0"/>
              <w:rPr>
                <w:del w:id="334" w:author="Tariq Horan" w:date="2022-04-27T16:16:00Z"/>
              </w:rPr>
            </w:pPr>
          </w:p>
          <w:p w14:paraId="6787B9E4" w14:textId="4CF1BE21" w:rsidR="00443AB4" w:rsidDel="00535BC9" w:rsidRDefault="00443AB4" w:rsidP="007A32DD">
            <w:pPr>
              <w:pStyle w:val="ListParagraph"/>
              <w:ind w:left="0"/>
              <w:rPr>
                <w:del w:id="335" w:author="Tariq Horan" w:date="2022-04-27T16:16:00Z"/>
              </w:rPr>
            </w:pPr>
          </w:p>
          <w:p w14:paraId="5CF34FFF" w14:textId="7117DEDD" w:rsidR="00443AB4" w:rsidDel="00535BC9" w:rsidRDefault="00443AB4" w:rsidP="007A32DD">
            <w:pPr>
              <w:pStyle w:val="ListParagraph"/>
              <w:ind w:left="0"/>
              <w:rPr>
                <w:del w:id="336" w:author="Tariq Horan" w:date="2022-04-27T16:16:00Z"/>
              </w:rPr>
            </w:pPr>
          </w:p>
          <w:p w14:paraId="7D50C040" w14:textId="3BCDAD2F" w:rsidR="00443AB4" w:rsidDel="00535BC9" w:rsidRDefault="00443AB4" w:rsidP="007A32DD">
            <w:pPr>
              <w:pStyle w:val="ListParagraph"/>
              <w:ind w:left="0"/>
              <w:rPr>
                <w:del w:id="337" w:author="Tariq Horan" w:date="2022-04-27T16:16:00Z"/>
              </w:rPr>
            </w:pPr>
          </w:p>
          <w:p w14:paraId="1DEC568E" w14:textId="472C7806" w:rsidR="00443AB4" w:rsidDel="00535BC9" w:rsidRDefault="00443AB4" w:rsidP="007A32DD">
            <w:pPr>
              <w:pStyle w:val="ListParagraph"/>
              <w:ind w:left="0"/>
              <w:rPr>
                <w:del w:id="338" w:author="Tariq Horan" w:date="2022-04-27T16:16:00Z"/>
              </w:rPr>
            </w:pPr>
            <w:del w:id="339" w:author="Tariq Horan" w:date="2022-04-27T16:16:00Z">
              <w:r w:rsidDel="00535BC9">
                <w:delText>Fk</w:delText>
              </w:r>
            </w:del>
          </w:p>
          <w:p w14:paraId="0EC15071" w14:textId="361A5FFE" w:rsidR="00443AB4" w:rsidDel="00535BC9" w:rsidRDefault="00443AB4" w:rsidP="007A32DD">
            <w:pPr>
              <w:pStyle w:val="ListParagraph"/>
              <w:ind w:left="0"/>
              <w:rPr>
                <w:del w:id="340" w:author="Tariq Horan" w:date="2022-04-27T16:16:00Z"/>
              </w:rPr>
            </w:pPr>
            <w:del w:id="341" w:author="Tariq Horan" w:date="2022-04-27T16:16:00Z">
              <w:r w:rsidDel="00535BC9">
                <w:delText>fk</w:delText>
              </w:r>
            </w:del>
          </w:p>
        </w:tc>
        <w:tc>
          <w:tcPr>
            <w:tcW w:w="1433" w:type="dxa"/>
          </w:tcPr>
          <w:p w14:paraId="2937C423" w14:textId="2CE160D3" w:rsidR="00443AB4" w:rsidDel="00535BC9" w:rsidRDefault="00443AB4" w:rsidP="007A32DD">
            <w:pPr>
              <w:pStyle w:val="ListParagraph"/>
              <w:ind w:left="0"/>
              <w:rPr>
                <w:del w:id="342" w:author="Tariq Horan" w:date="2022-04-27T16:16:00Z"/>
              </w:rPr>
            </w:pPr>
          </w:p>
          <w:p w14:paraId="5B6C3852" w14:textId="5D4C586A" w:rsidR="00443AB4" w:rsidDel="00535BC9" w:rsidRDefault="00443AB4" w:rsidP="007A32DD">
            <w:pPr>
              <w:pStyle w:val="ListParagraph"/>
              <w:ind w:left="0"/>
              <w:rPr>
                <w:del w:id="343" w:author="Tariq Horan" w:date="2022-04-27T16:16:00Z"/>
              </w:rPr>
            </w:pPr>
          </w:p>
          <w:p w14:paraId="61B9982D" w14:textId="54E8CB93" w:rsidR="00443AB4" w:rsidDel="00535BC9" w:rsidRDefault="00443AB4" w:rsidP="007A32DD">
            <w:pPr>
              <w:pStyle w:val="ListParagraph"/>
              <w:ind w:left="0"/>
              <w:rPr>
                <w:del w:id="344" w:author="Tariq Horan" w:date="2022-04-27T16:16:00Z"/>
              </w:rPr>
            </w:pPr>
          </w:p>
          <w:p w14:paraId="280FCFE4" w14:textId="01D6A3EB" w:rsidR="00443AB4" w:rsidDel="00535BC9" w:rsidRDefault="00443AB4" w:rsidP="007A32DD">
            <w:pPr>
              <w:pStyle w:val="ListParagraph"/>
              <w:ind w:left="0"/>
              <w:rPr>
                <w:del w:id="345" w:author="Tariq Horan" w:date="2022-04-27T16:16:00Z"/>
              </w:rPr>
            </w:pPr>
          </w:p>
          <w:p w14:paraId="01A713A1" w14:textId="225B15DC" w:rsidR="00443AB4" w:rsidDel="00535BC9" w:rsidRDefault="00443AB4" w:rsidP="007A32DD">
            <w:pPr>
              <w:pStyle w:val="ListParagraph"/>
              <w:ind w:left="0"/>
              <w:rPr>
                <w:del w:id="346" w:author="Tariq Horan" w:date="2022-04-27T16:16:00Z"/>
              </w:rPr>
            </w:pPr>
          </w:p>
          <w:p w14:paraId="01A8CB01" w14:textId="29443DC0" w:rsidR="00443AB4" w:rsidDel="00535BC9" w:rsidRDefault="00443AB4" w:rsidP="007A32DD">
            <w:pPr>
              <w:pStyle w:val="ListParagraph"/>
              <w:ind w:left="0"/>
              <w:rPr>
                <w:del w:id="347" w:author="Tariq Horan" w:date="2022-04-27T16:16:00Z"/>
              </w:rPr>
            </w:pPr>
            <w:del w:id="348" w:author="Tariq Horan" w:date="2022-04-27T16:16:00Z">
              <w:r w:rsidDel="00535BC9">
                <w:delText>Image</w:delText>
              </w:r>
            </w:del>
          </w:p>
          <w:p w14:paraId="43808BBA" w14:textId="70E3A140" w:rsidR="00443AB4" w:rsidDel="00535BC9" w:rsidRDefault="00443AB4" w:rsidP="007A32DD">
            <w:pPr>
              <w:pStyle w:val="ListParagraph"/>
              <w:ind w:left="0"/>
              <w:rPr>
                <w:del w:id="349" w:author="Tariq Horan" w:date="2022-04-27T16:16:00Z"/>
              </w:rPr>
            </w:pPr>
            <w:del w:id="350" w:author="Tariq Horan" w:date="2022-04-27T16:16:00Z">
              <w:r w:rsidDel="00535BC9">
                <w:delText>genre</w:delText>
              </w:r>
            </w:del>
          </w:p>
        </w:tc>
      </w:tr>
      <w:tr w:rsidR="00443AB4" w:rsidDel="00535BC9" w14:paraId="2C798393" w14:textId="7932AD7A" w:rsidTr="007A32DD">
        <w:trPr>
          <w:del w:id="351" w:author="Tariq Horan" w:date="2022-04-27T16:16:00Z"/>
        </w:trPr>
        <w:tc>
          <w:tcPr>
            <w:tcW w:w="1588" w:type="dxa"/>
          </w:tcPr>
          <w:p w14:paraId="21A30B00" w14:textId="6134F3A8" w:rsidR="00443AB4" w:rsidDel="00535BC9" w:rsidRDefault="00443AB4" w:rsidP="007A32DD">
            <w:pPr>
              <w:pStyle w:val="ListParagraph"/>
              <w:ind w:left="0"/>
              <w:rPr>
                <w:del w:id="352" w:author="Tariq Horan" w:date="2022-04-27T16:16:00Z"/>
              </w:rPr>
            </w:pPr>
            <w:del w:id="353" w:author="Tariq Horan" w:date="2022-04-27T16:16:00Z">
              <w:r w:rsidDel="00535BC9">
                <w:delText>Genre</w:delText>
              </w:r>
            </w:del>
          </w:p>
        </w:tc>
        <w:tc>
          <w:tcPr>
            <w:tcW w:w="1536" w:type="dxa"/>
          </w:tcPr>
          <w:p w14:paraId="06E9D22D" w14:textId="56829729" w:rsidR="00443AB4" w:rsidDel="00535BC9" w:rsidRDefault="00443AB4" w:rsidP="007A32DD">
            <w:pPr>
              <w:pStyle w:val="ListParagraph"/>
              <w:ind w:left="0"/>
              <w:rPr>
                <w:del w:id="354" w:author="Tariq Horan" w:date="2022-04-27T16:16:00Z"/>
              </w:rPr>
            </w:pPr>
            <w:del w:id="355" w:author="Tariq Horan" w:date="2022-04-27T16:16:00Z">
              <w:r w:rsidDel="00535BC9">
                <w:delText>Id</w:delText>
              </w:r>
            </w:del>
          </w:p>
          <w:p w14:paraId="5330AD49" w14:textId="456FE8CF" w:rsidR="00443AB4" w:rsidDel="00535BC9" w:rsidRDefault="00443AB4" w:rsidP="007A32DD">
            <w:pPr>
              <w:pStyle w:val="ListParagraph"/>
              <w:ind w:left="0"/>
              <w:rPr>
                <w:del w:id="356" w:author="Tariq Horan" w:date="2022-04-27T16:16:00Z"/>
              </w:rPr>
            </w:pPr>
            <w:del w:id="357" w:author="Tariq Horan" w:date="2022-04-27T16:16:00Z">
              <w:r w:rsidDel="00535BC9">
                <w:delText>Trainer</w:delText>
              </w:r>
            </w:del>
          </w:p>
          <w:p w14:paraId="0D74B86B" w14:textId="380F7E60" w:rsidR="00443AB4" w:rsidDel="00535BC9" w:rsidRDefault="00443AB4" w:rsidP="007A32DD">
            <w:pPr>
              <w:pStyle w:val="ListParagraph"/>
              <w:ind w:left="0"/>
              <w:rPr>
                <w:del w:id="358" w:author="Tariq Horan" w:date="2022-04-27T16:16:00Z"/>
              </w:rPr>
            </w:pPr>
            <w:del w:id="359" w:author="Tariq Horan" w:date="2022-04-27T16:16:00Z">
              <w:r w:rsidDel="00535BC9">
                <w:delText>Boot</w:delText>
              </w:r>
            </w:del>
          </w:p>
          <w:p w14:paraId="51D38DC1" w14:textId="737B8B4A" w:rsidR="00443AB4" w:rsidDel="00535BC9" w:rsidRDefault="00443AB4" w:rsidP="007A32DD">
            <w:pPr>
              <w:pStyle w:val="ListParagraph"/>
              <w:ind w:left="0"/>
              <w:rPr>
                <w:del w:id="360" w:author="Tariq Horan" w:date="2022-04-27T16:16:00Z"/>
              </w:rPr>
            </w:pPr>
            <w:del w:id="361" w:author="Tariq Horan" w:date="2022-04-27T16:16:00Z">
              <w:r w:rsidDel="00535BC9">
                <w:delText>Lifestyle</w:delText>
              </w:r>
            </w:del>
          </w:p>
          <w:p w14:paraId="3BF1F763" w14:textId="1C32E33E" w:rsidR="00443AB4" w:rsidDel="00535BC9" w:rsidRDefault="00443AB4" w:rsidP="007A32DD">
            <w:pPr>
              <w:pStyle w:val="ListParagraph"/>
              <w:ind w:left="0"/>
              <w:rPr>
                <w:del w:id="362" w:author="Tariq Horan" w:date="2022-04-27T16:16:00Z"/>
              </w:rPr>
            </w:pPr>
            <w:del w:id="363" w:author="Tariq Horan" w:date="2022-04-27T16:16:00Z">
              <w:r w:rsidDel="00535BC9">
                <w:delText>classics</w:delText>
              </w:r>
            </w:del>
          </w:p>
        </w:tc>
        <w:tc>
          <w:tcPr>
            <w:tcW w:w="1131" w:type="dxa"/>
          </w:tcPr>
          <w:p w14:paraId="4CAC5560" w14:textId="4A969829" w:rsidR="00443AB4" w:rsidDel="00535BC9" w:rsidRDefault="00443AB4" w:rsidP="007A32DD">
            <w:pPr>
              <w:pStyle w:val="ListParagraph"/>
              <w:ind w:left="0"/>
              <w:rPr>
                <w:del w:id="364" w:author="Tariq Horan" w:date="2022-04-27T16:16:00Z"/>
              </w:rPr>
            </w:pPr>
            <w:del w:id="365" w:author="Tariq Horan" w:date="2022-04-27T16:16:00Z">
              <w:r w:rsidDel="00535BC9">
                <w:delText>Int</w:delText>
              </w:r>
            </w:del>
          </w:p>
          <w:p w14:paraId="0A541780" w14:textId="6907BE2A" w:rsidR="00443AB4" w:rsidDel="00535BC9" w:rsidRDefault="00443AB4" w:rsidP="007A32DD">
            <w:pPr>
              <w:pStyle w:val="ListParagraph"/>
              <w:ind w:left="0"/>
              <w:rPr>
                <w:del w:id="366" w:author="Tariq Horan" w:date="2022-04-27T16:16:00Z"/>
              </w:rPr>
            </w:pPr>
            <w:del w:id="367" w:author="Tariq Horan" w:date="2022-04-27T16:16:00Z">
              <w:r w:rsidDel="00535BC9">
                <w:delText>Varvhar</w:delText>
              </w:r>
            </w:del>
          </w:p>
          <w:p w14:paraId="571631E3" w14:textId="3D8BD9D3" w:rsidR="00443AB4" w:rsidDel="00535BC9" w:rsidRDefault="00443AB4" w:rsidP="007A32DD">
            <w:pPr>
              <w:pStyle w:val="ListParagraph"/>
              <w:ind w:left="0"/>
              <w:rPr>
                <w:del w:id="368" w:author="Tariq Horan" w:date="2022-04-27T16:16:00Z"/>
              </w:rPr>
            </w:pPr>
            <w:del w:id="369" w:author="Tariq Horan" w:date="2022-04-27T16:16:00Z">
              <w:r w:rsidDel="00535BC9">
                <w:delText>Varchar</w:delText>
              </w:r>
            </w:del>
          </w:p>
          <w:p w14:paraId="0984A7A3" w14:textId="0E363FA5" w:rsidR="00443AB4" w:rsidDel="00535BC9" w:rsidRDefault="00443AB4" w:rsidP="007A32DD">
            <w:pPr>
              <w:pStyle w:val="ListParagraph"/>
              <w:ind w:left="0"/>
              <w:rPr>
                <w:del w:id="370" w:author="Tariq Horan" w:date="2022-04-27T16:16:00Z"/>
              </w:rPr>
            </w:pPr>
            <w:del w:id="371" w:author="Tariq Horan" w:date="2022-04-27T16:16:00Z">
              <w:r w:rsidDel="00535BC9">
                <w:delText>Varchar</w:delText>
              </w:r>
            </w:del>
          </w:p>
          <w:p w14:paraId="411FC758" w14:textId="3E063323" w:rsidR="00443AB4" w:rsidDel="00535BC9" w:rsidRDefault="00443AB4" w:rsidP="007A32DD">
            <w:pPr>
              <w:pStyle w:val="ListParagraph"/>
              <w:ind w:left="0"/>
              <w:rPr>
                <w:del w:id="372" w:author="Tariq Horan" w:date="2022-04-27T16:16:00Z"/>
              </w:rPr>
            </w:pPr>
            <w:del w:id="373" w:author="Tariq Horan" w:date="2022-04-27T16:16:00Z">
              <w:r w:rsidDel="00535BC9">
                <w:delText>varchar</w:delText>
              </w:r>
            </w:del>
          </w:p>
        </w:tc>
        <w:tc>
          <w:tcPr>
            <w:tcW w:w="1353" w:type="dxa"/>
          </w:tcPr>
          <w:p w14:paraId="7B2F5E78" w14:textId="0EE48E19" w:rsidR="00443AB4" w:rsidDel="00535BC9" w:rsidRDefault="00443AB4" w:rsidP="007A32DD">
            <w:pPr>
              <w:pStyle w:val="ListParagraph"/>
              <w:ind w:left="0"/>
              <w:rPr>
                <w:del w:id="374" w:author="Tariq Horan" w:date="2022-04-27T16:16:00Z"/>
              </w:rPr>
            </w:pPr>
          </w:p>
        </w:tc>
        <w:tc>
          <w:tcPr>
            <w:tcW w:w="1131" w:type="dxa"/>
          </w:tcPr>
          <w:p w14:paraId="63482A30" w14:textId="43FD48D7" w:rsidR="00443AB4" w:rsidDel="00535BC9" w:rsidRDefault="00443AB4" w:rsidP="007A32DD">
            <w:pPr>
              <w:pStyle w:val="ListParagraph"/>
              <w:ind w:left="0"/>
              <w:rPr>
                <w:del w:id="375" w:author="Tariq Horan" w:date="2022-04-27T16:16:00Z"/>
              </w:rPr>
            </w:pPr>
            <w:del w:id="376" w:author="Tariq Horan" w:date="2022-04-27T16:16:00Z">
              <w:r w:rsidDel="00535BC9">
                <w:delText>Yes</w:delText>
              </w:r>
            </w:del>
          </w:p>
          <w:p w14:paraId="6287525F" w14:textId="4588AEA7" w:rsidR="00443AB4" w:rsidDel="00535BC9" w:rsidRDefault="00443AB4" w:rsidP="007A32DD">
            <w:pPr>
              <w:pStyle w:val="ListParagraph"/>
              <w:ind w:left="0"/>
              <w:rPr>
                <w:del w:id="377" w:author="Tariq Horan" w:date="2022-04-27T16:16:00Z"/>
              </w:rPr>
            </w:pPr>
            <w:del w:id="378" w:author="Tariq Horan" w:date="2022-04-27T16:16:00Z">
              <w:r w:rsidDel="00535BC9">
                <w:delText>Yes</w:delText>
              </w:r>
            </w:del>
          </w:p>
          <w:p w14:paraId="7C6FE5AB" w14:textId="68AD191F" w:rsidR="00443AB4" w:rsidDel="00535BC9" w:rsidRDefault="00443AB4" w:rsidP="007A32DD">
            <w:pPr>
              <w:pStyle w:val="ListParagraph"/>
              <w:ind w:left="0"/>
              <w:rPr>
                <w:del w:id="379" w:author="Tariq Horan" w:date="2022-04-27T16:16:00Z"/>
              </w:rPr>
            </w:pPr>
            <w:del w:id="380" w:author="Tariq Horan" w:date="2022-04-27T16:16:00Z">
              <w:r w:rsidDel="00535BC9">
                <w:delText>Yes</w:delText>
              </w:r>
            </w:del>
          </w:p>
          <w:p w14:paraId="6BCAC52F" w14:textId="3043C5D6" w:rsidR="00443AB4" w:rsidDel="00535BC9" w:rsidRDefault="00443AB4" w:rsidP="007A32DD">
            <w:pPr>
              <w:pStyle w:val="ListParagraph"/>
              <w:ind w:left="0"/>
              <w:rPr>
                <w:del w:id="381" w:author="Tariq Horan" w:date="2022-04-27T16:16:00Z"/>
              </w:rPr>
            </w:pPr>
            <w:del w:id="382" w:author="Tariq Horan" w:date="2022-04-27T16:16:00Z">
              <w:r w:rsidDel="00535BC9">
                <w:delText>Yes</w:delText>
              </w:r>
            </w:del>
          </w:p>
          <w:p w14:paraId="5CFB83D9" w14:textId="0C7083A7" w:rsidR="00443AB4" w:rsidDel="00535BC9" w:rsidRDefault="00443AB4" w:rsidP="007A32DD">
            <w:pPr>
              <w:pStyle w:val="ListParagraph"/>
              <w:ind w:left="0"/>
              <w:rPr>
                <w:del w:id="383" w:author="Tariq Horan" w:date="2022-04-27T16:16:00Z"/>
              </w:rPr>
            </w:pPr>
            <w:del w:id="384" w:author="Tariq Horan" w:date="2022-04-27T16:16:00Z">
              <w:r w:rsidDel="00535BC9">
                <w:delText>Yes</w:delText>
              </w:r>
            </w:del>
          </w:p>
        </w:tc>
        <w:tc>
          <w:tcPr>
            <w:tcW w:w="844" w:type="dxa"/>
          </w:tcPr>
          <w:p w14:paraId="37FE0BB3" w14:textId="225CD688" w:rsidR="00443AB4" w:rsidDel="00535BC9" w:rsidRDefault="00443AB4" w:rsidP="007A32DD">
            <w:pPr>
              <w:pStyle w:val="ListParagraph"/>
              <w:ind w:left="0"/>
              <w:rPr>
                <w:del w:id="385" w:author="Tariq Horan" w:date="2022-04-27T16:16:00Z"/>
              </w:rPr>
            </w:pPr>
            <w:del w:id="386" w:author="Tariq Horan" w:date="2022-04-27T16:16:00Z">
              <w:r w:rsidDel="00535BC9">
                <w:delText>Pk</w:delText>
              </w:r>
            </w:del>
          </w:p>
          <w:p w14:paraId="2813B323" w14:textId="5E9EDE6B" w:rsidR="00443AB4" w:rsidDel="00535BC9" w:rsidRDefault="00443AB4" w:rsidP="007A32DD">
            <w:pPr>
              <w:pStyle w:val="ListParagraph"/>
              <w:ind w:left="0"/>
              <w:rPr>
                <w:del w:id="387" w:author="Tariq Horan" w:date="2022-04-27T16:16:00Z"/>
              </w:rPr>
            </w:pPr>
          </w:p>
        </w:tc>
        <w:tc>
          <w:tcPr>
            <w:tcW w:w="1433" w:type="dxa"/>
          </w:tcPr>
          <w:p w14:paraId="16CC08C7" w14:textId="0FC7A5DC" w:rsidR="00443AB4" w:rsidDel="00535BC9" w:rsidRDefault="00443AB4" w:rsidP="007A32DD">
            <w:pPr>
              <w:pStyle w:val="ListParagraph"/>
              <w:ind w:left="0"/>
              <w:rPr>
                <w:del w:id="388" w:author="Tariq Horan" w:date="2022-04-27T16:16:00Z"/>
              </w:rPr>
            </w:pPr>
          </w:p>
        </w:tc>
      </w:tr>
      <w:tr w:rsidR="00443AB4" w:rsidDel="00535BC9" w14:paraId="76FD138F" w14:textId="6433D8BB" w:rsidTr="007A32DD">
        <w:trPr>
          <w:del w:id="389" w:author="Tariq Horan" w:date="2022-04-27T16:16:00Z"/>
        </w:trPr>
        <w:tc>
          <w:tcPr>
            <w:tcW w:w="1588" w:type="dxa"/>
          </w:tcPr>
          <w:p w14:paraId="4CB96A9B" w14:textId="40D8F62E" w:rsidR="00443AB4" w:rsidDel="00535BC9" w:rsidRDefault="00443AB4" w:rsidP="007A32DD">
            <w:pPr>
              <w:pStyle w:val="ListParagraph"/>
              <w:ind w:left="0"/>
              <w:rPr>
                <w:del w:id="390" w:author="Tariq Horan" w:date="2022-04-27T16:16:00Z"/>
              </w:rPr>
            </w:pPr>
            <w:del w:id="391" w:author="Tariq Horan" w:date="2022-04-27T16:16:00Z">
              <w:r w:rsidDel="00535BC9">
                <w:delText>Customers</w:delText>
              </w:r>
            </w:del>
          </w:p>
          <w:p w14:paraId="003B8BBD" w14:textId="5E692790" w:rsidR="00443AB4" w:rsidDel="00535BC9" w:rsidRDefault="00443AB4" w:rsidP="007A32DD">
            <w:pPr>
              <w:pStyle w:val="ListParagraph"/>
              <w:ind w:left="0"/>
              <w:rPr>
                <w:del w:id="392" w:author="Tariq Horan" w:date="2022-04-27T16:16:00Z"/>
              </w:rPr>
            </w:pPr>
          </w:p>
        </w:tc>
        <w:tc>
          <w:tcPr>
            <w:tcW w:w="1536" w:type="dxa"/>
          </w:tcPr>
          <w:p w14:paraId="076C7375" w14:textId="7111DE81" w:rsidR="00443AB4" w:rsidDel="00535BC9" w:rsidRDefault="00443AB4" w:rsidP="007A32DD">
            <w:pPr>
              <w:pStyle w:val="ListParagraph"/>
              <w:ind w:left="0"/>
              <w:rPr>
                <w:del w:id="393" w:author="Tariq Horan" w:date="2022-04-27T16:16:00Z"/>
              </w:rPr>
            </w:pPr>
            <w:del w:id="394" w:author="Tariq Horan" w:date="2022-04-27T16:16:00Z">
              <w:r w:rsidDel="00535BC9">
                <w:delText>Id</w:delText>
              </w:r>
            </w:del>
          </w:p>
          <w:p w14:paraId="6695FFE8" w14:textId="5D1D1B0E" w:rsidR="00443AB4" w:rsidDel="00535BC9" w:rsidRDefault="00443AB4" w:rsidP="007A32DD">
            <w:pPr>
              <w:pStyle w:val="ListParagraph"/>
              <w:ind w:left="0"/>
              <w:rPr>
                <w:del w:id="395" w:author="Tariq Horan" w:date="2022-04-27T16:16:00Z"/>
              </w:rPr>
            </w:pPr>
            <w:del w:id="396" w:author="Tariq Horan" w:date="2022-04-27T16:16:00Z">
              <w:r w:rsidDel="00535BC9">
                <w:delText>User_id</w:delText>
              </w:r>
            </w:del>
          </w:p>
        </w:tc>
        <w:tc>
          <w:tcPr>
            <w:tcW w:w="1131" w:type="dxa"/>
          </w:tcPr>
          <w:p w14:paraId="23875C89" w14:textId="67E5B527" w:rsidR="00443AB4" w:rsidDel="00535BC9" w:rsidRDefault="00443AB4" w:rsidP="007A32DD">
            <w:pPr>
              <w:pStyle w:val="ListParagraph"/>
              <w:ind w:left="0"/>
              <w:rPr>
                <w:del w:id="397" w:author="Tariq Horan" w:date="2022-04-27T16:16:00Z"/>
              </w:rPr>
            </w:pPr>
            <w:del w:id="398" w:author="Tariq Horan" w:date="2022-04-27T16:16:00Z">
              <w:r w:rsidDel="00535BC9">
                <w:delText>Int</w:delText>
              </w:r>
            </w:del>
          </w:p>
          <w:p w14:paraId="1AF5C897" w14:textId="6E7BEBA9" w:rsidR="00443AB4" w:rsidDel="00535BC9" w:rsidRDefault="00443AB4" w:rsidP="007A32DD">
            <w:pPr>
              <w:pStyle w:val="ListParagraph"/>
              <w:ind w:left="0"/>
              <w:rPr>
                <w:del w:id="399" w:author="Tariq Horan" w:date="2022-04-27T16:16:00Z"/>
              </w:rPr>
            </w:pPr>
            <w:del w:id="400" w:author="Tariq Horan" w:date="2022-04-27T16:16:00Z">
              <w:r w:rsidDel="00535BC9">
                <w:delText>int</w:delText>
              </w:r>
            </w:del>
          </w:p>
        </w:tc>
        <w:tc>
          <w:tcPr>
            <w:tcW w:w="1353" w:type="dxa"/>
          </w:tcPr>
          <w:p w14:paraId="621D1402" w14:textId="230CA3C3" w:rsidR="00443AB4" w:rsidDel="00535BC9" w:rsidRDefault="00443AB4" w:rsidP="007A32DD">
            <w:pPr>
              <w:pStyle w:val="ListParagraph"/>
              <w:ind w:left="0"/>
              <w:rPr>
                <w:del w:id="401" w:author="Tariq Horan" w:date="2022-04-27T16:16:00Z"/>
              </w:rPr>
            </w:pPr>
          </w:p>
        </w:tc>
        <w:tc>
          <w:tcPr>
            <w:tcW w:w="1131" w:type="dxa"/>
          </w:tcPr>
          <w:p w14:paraId="109571B0" w14:textId="2D5BB586" w:rsidR="00443AB4" w:rsidDel="00535BC9" w:rsidRDefault="00443AB4" w:rsidP="007A32DD">
            <w:pPr>
              <w:pStyle w:val="ListParagraph"/>
              <w:ind w:left="0"/>
              <w:rPr>
                <w:del w:id="402" w:author="Tariq Horan" w:date="2022-04-27T16:16:00Z"/>
              </w:rPr>
            </w:pPr>
            <w:del w:id="403" w:author="Tariq Horan" w:date="2022-04-27T16:16:00Z">
              <w:r w:rsidDel="00535BC9">
                <w:delText>Yes</w:delText>
              </w:r>
            </w:del>
          </w:p>
          <w:p w14:paraId="50372210" w14:textId="341369C0" w:rsidR="00443AB4" w:rsidDel="00535BC9" w:rsidRDefault="00443AB4" w:rsidP="007A32DD">
            <w:pPr>
              <w:pStyle w:val="ListParagraph"/>
              <w:ind w:left="0"/>
              <w:rPr>
                <w:del w:id="404" w:author="Tariq Horan" w:date="2022-04-27T16:16:00Z"/>
              </w:rPr>
            </w:pPr>
            <w:del w:id="405" w:author="Tariq Horan" w:date="2022-04-27T16:16:00Z">
              <w:r w:rsidDel="00535BC9">
                <w:delText>yes</w:delText>
              </w:r>
            </w:del>
          </w:p>
        </w:tc>
        <w:tc>
          <w:tcPr>
            <w:tcW w:w="844" w:type="dxa"/>
          </w:tcPr>
          <w:p w14:paraId="6E229155" w14:textId="35036D83" w:rsidR="00443AB4" w:rsidDel="00535BC9" w:rsidRDefault="00443AB4" w:rsidP="007A32DD">
            <w:pPr>
              <w:pStyle w:val="ListParagraph"/>
              <w:ind w:left="0"/>
              <w:rPr>
                <w:del w:id="406" w:author="Tariq Horan" w:date="2022-04-27T16:16:00Z"/>
              </w:rPr>
            </w:pPr>
            <w:del w:id="407" w:author="Tariq Horan" w:date="2022-04-27T16:16:00Z">
              <w:r w:rsidDel="00535BC9">
                <w:delText>Pk</w:delText>
              </w:r>
            </w:del>
          </w:p>
          <w:p w14:paraId="3F2E5BB2" w14:textId="411F1F9A" w:rsidR="00443AB4" w:rsidDel="00535BC9" w:rsidRDefault="00443AB4" w:rsidP="007A32DD">
            <w:pPr>
              <w:pStyle w:val="ListParagraph"/>
              <w:ind w:left="0"/>
              <w:rPr>
                <w:del w:id="408" w:author="Tariq Horan" w:date="2022-04-27T16:16:00Z"/>
              </w:rPr>
            </w:pPr>
            <w:del w:id="409" w:author="Tariq Horan" w:date="2022-04-27T16:16:00Z">
              <w:r w:rsidDel="00535BC9">
                <w:delText>Fk</w:delText>
              </w:r>
            </w:del>
          </w:p>
          <w:p w14:paraId="70809234" w14:textId="620C210C" w:rsidR="00443AB4" w:rsidDel="00535BC9" w:rsidRDefault="00443AB4" w:rsidP="007A32DD">
            <w:pPr>
              <w:pStyle w:val="ListParagraph"/>
              <w:ind w:left="0"/>
              <w:rPr>
                <w:del w:id="410" w:author="Tariq Horan" w:date="2022-04-27T16:16:00Z"/>
              </w:rPr>
            </w:pPr>
          </w:p>
        </w:tc>
        <w:tc>
          <w:tcPr>
            <w:tcW w:w="1433" w:type="dxa"/>
          </w:tcPr>
          <w:p w14:paraId="0F75CD3B" w14:textId="065CBBDB" w:rsidR="00443AB4" w:rsidDel="00535BC9" w:rsidRDefault="00443AB4" w:rsidP="007A32DD">
            <w:pPr>
              <w:pStyle w:val="ListParagraph"/>
              <w:ind w:left="0"/>
              <w:rPr>
                <w:del w:id="411" w:author="Tariq Horan" w:date="2022-04-27T16:16:00Z"/>
              </w:rPr>
            </w:pPr>
          </w:p>
          <w:p w14:paraId="354EF91F" w14:textId="33986CF2" w:rsidR="00443AB4" w:rsidDel="00535BC9" w:rsidRDefault="00443AB4" w:rsidP="007A32DD">
            <w:pPr>
              <w:pStyle w:val="ListParagraph"/>
              <w:ind w:left="0"/>
              <w:rPr>
                <w:del w:id="412" w:author="Tariq Horan" w:date="2022-04-27T16:16:00Z"/>
              </w:rPr>
            </w:pPr>
            <w:del w:id="413" w:author="Tariq Horan" w:date="2022-04-27T16:16:00Z">
              <w:r w:rsidDel="00535BC9">
                <w:delText>User</w:delText>
              </w:r>
            </w:del>
          </w:p>
          <w:p w14:paraId="31B7E5F1" w14:textId="7998564E" w:rsidR="00443AB4" w:rsidDel="00535BC9" w:rsidRDefault="00443AB4" w:rsidP="007A32DD">
            <w:pPr>
              <w:pStyle w:val="ListParagraph"/>
              <w:ind w:left="0"/>
              <w:rPr>
                <w:del w:id="414" w:author="Tariq Horan" w:date="2022-04-27T16:16:00Z"/>
              </w:rPr>
            </w:pPr>
          </w:p>
        </w:tc>
      </w:tr>
      <w:tr w:rsidR="00443AB4" w:rsidDel="00535BC9" w14:paraId="6A8EEC9A" w14:textId="2BFF453F" w:rsidTr="007A32DD">
        <w:trPr>
          <w:del w:id="415" w:author="Tariq Horan" w:date="2022-04-27T16:16:00Z"/>
        </w:trPr>
        <w:tc>
          <w:tcPr>
            <w:tcW w:w="1588" w:type="dxa"/>
          </w:tcPr>
          <w:p w14:paraId="65E439F3" w14:textId="2AA25B0B" w:rsidR="00443AB4" w:rsidDel="00535BC9" w:rsidRDefault="00443AB4" w:rsidP="007A32DD">
            <w:pPr>
              <w:pStyle w:val="ListParagraph"/>
              <w:ind w:left="0"/>
              <w:rPr>
                <w:del w:id="416" w:author="Tariq Horan" w:date="2022-04-27T16:16:00Z"/>
              </w:rPr>
            </w:pPr>
            <w:del w:id="417" w:author="Tariq Horan" w:date="2022-04-27T16:16:00Z">
              <w:r w:rsidDel="00535BC9">
                <w:delText>User</w:delText>
              </w:r>
            </w:del>
          </w:p>
          <w:p w14:paraId="7F9019C8" w14:textId="318B894B" w:rsidR="00443AB4" w:rsidDel="00535BC9" w:rsidRDefault="00443AB4" w:rsidP="007A32DD">
            <w:pPr>
              <w:pStyle w:val="ListParagraph"/>
              <w:ind w:left="0"/>
              <w:rPr>
                <w:del w:id="418" w:author="Tariq Horan" w:date="2022-04-27T16:16:00Z"/>
              </w:rPr>
            </w:pPr>
          </w:p>
        </w:tc>
        <w:tc>
          <w:tcPr>
            <w:tcW w:w="1536" w:type="dxa"/>
          </w:tcPr>
          <w:p w14:paraId="563A0D2F" w14:textId="242B14FD" w:rsidR="00443AB4" w:rsidDel="00535BC9" w:rsidRDefault="00443AB4" w:rsidP="007A32DD">
            <w:pPr>
              <w:pStyle w:val="ListParagraph"/>
              <w:ind w:left="0"/>
              <w:rPr>
                <w:del w:id="419" w:author="Tariq Horan" w:date="2022-04-27T16:16:00Z"/>
              </w:rPr>
            </w:pPr>
            <w:del w:id="420" w:author="Tariq Horan" w:date="2022-04-27T16:16:00Z">
              <w:r w:rsidDel="00535BC9">
                <w:delText>Id</w:delText>
              </w:r>
            </w:del>
          </w:p>
          <w:p w14:paraId="0C18A3E9" w14:textId="24FDC41B" w:rsidR="00443AB4" w:rsidDel="00535BC9" w:rsidRDefault="00443AB4" w:rsidP="007A32DD">
            <w:pPr>
              <w:pStyle w:val="ListParagraph"/>
              <w:ind w:left="0"/>
              <w:rPr>
                <w:del w:id="421" w:author="Tariq Horan" w:date="2022-04-27T16:16:00Z"/>
              </w:rPr>
            </w:pPr>
            <w:del w:id="422" w:author="Tariq Horan" w:date="2022-04-27T16:16:00Z">
              <w:r w:rsidDel="00535BC9">
                <w:delText>First_name</w:delText>
              </w:r>
            </w:del>
          </w:p>
          <w:p w14:paraId="2854E156" w14:textId="0FB04FB8" w:rsidR="00443AB4" w:rsidDel="00535BC9" w:rsidRDefault="00443AB4" w:rsidP="007A32DD">
            <w:pPr>
              <w:pStyle w:val="ListParagraph"/>
              <w:ind w:left="0"/>
              <w:rPr>
                <w:del w:id="423" w:author="Tariq Horan" w:date="2022-04-27T16:16:00Z"/>
              </w:rPr>
            </w:pPr>
            <w:del w:id="424" w:author="Tariq Horan" w:date="2022-04-27T16:16:00Z">
              <w:r w:rsidDel="00535BC9">
                <w:delText>Last_name</w:delText>
              </w:r>
            </w:del>
          </w:p>
          <w:p w14:paraId="5B5562DA" w14:textId="5EDFBBF8" w:rsidR="00443AB4" w:rsidDel="00535BC9" w:rsidRDefault="00443AB4" w:rsidP="007A32DD">
            <w:pPr>
              <w:pStyle w:val="ListParagraph"/>
              <w:ind w:left="0"/>
              <w:rPr>
                <w:del w:id="425" w:author="Tariq Horan" w:date="2022-04-27T16:16:00Z"/>
              </w:rPr>
            </w:pPr>
            <w:del w:id="426" w:author="Tariq Horan" w:date="2022-04-27T16:16:00Z">
              <w:r w:rsidDel="00535BC9">
                <w:delText>Email</w:delText>
              </w:r>
            </w:del>
          </w:p>
          <w:p w14:paraId="75BE3164" w14:textId="1BB12807" w:rsidR="00443AB4" w:rsidDel="00535BC9" w:rsidRDefault="00443AB4" w:rsidP="007A32DD">
            <w:pPr>
              <w:pStyle w:val="ListParagraph"/>
              <w:ind w:left="0"/>
              <w:rPr>
                <w:del w:id="427" w:author="Tariq Horan" w:date="2022-04-27T16:16:00Z"/>
              </w:rPr>
            </w:pPr>
            <w:del w:id="428" w:author="Tariq Horan" w:date="2022-04-27T16:16:00Z">
              <w:r w:rsidDel="00535BC9">
                <w:delText>password</w:delText>
              </w:r>
            </w:del>
          </w:p>
        </w:tc>
        <w:tc>
          <w:tcPr>
            <w:tcW w:w="1131" w:type="dxa"/>
          </w:tcPr>
          <w:p w14:paraId="1C79AE42" w14:textId="5E2C0B72" w:rsidR="00443AB4" w:rsidDel="00535BC9" w:rsidRDefault="00443AB4" w:rsidP="007A32DD">
            <w:pPr>
              <w:pStyle w:val="ListParagraph"/>
              <w:ind w:left="0"/>
              <w:rPr>
                <w:del w:id="429" w:author="Tariq Horan" w:date="2022-04-27T16:16:00Z"/>
              </w:rPr>
            </w:pPr>
            <w:del w:id="430" w:author="Tariq Horan" w:date="2022-04-27T16:16:00Z">
              <w:r w:rsidDel="00535BC9">
                <w:delText>Int</w:delText>
              </w:r>
            </w:del>
          </w:p>
          <w:p w14:paraId="031EE73B" w14:textId="1473D3A1" w:rsidR="00443AB4" w:rsidDel="00535BC9" w:rsidRDefault="00443AB4" w:rsidP="007A32DD">
            <w:pPr>
              <w:pStyle w:val="ListParagraph"/>
              <w:ind w:left="0"/>
              <w:rPr>
                <w:del w:id="431" w:author="Tariq Horan" w:date="2022-04-27T16:16:00Z"/>
              </w:rPr>
            </w:pPr>
            <w:del w:id="432" w:author="Tariq Horan" w:date="2022-04-27T16:16:00Z">
              <w:r w:rsidDel="00535BC9">
                <w:delText>Varchar</w:delText>
              </w:r>
            </w:del>
          </w:p>
          <w:p w14:paraId="53998053" w14:textId="6C1AF8BB" w:rsidR="00443AB4" w:rsidDel="00535BC9" w:rsidRDefault="00443AB4" w:rsidP="007A32DD">
            <w:pPr>
              <w:pStyle w:val="ListParagraph"/>
              <w:ind w:left="0"/>
              <w:rPr>
                <w:del w:id="433" w:author="Tariq Horan" w:date="2022-04-27T16:16:00Z"/>
              </w:rPr>
            </w:pPr>
            <w:del w:id="434" w:author="Tariq Horan" w:date="2022-04-27T16:16:00Z">
              <w:r w:rsidDel="00535BC9">
                <w:delText>Varchar</w:delText>
              </w:r>
            </w:del>
          </w:p>
          <w:p w14:paraId="42DCCB58" w14:textId="5E959F54" w:rsidR="00443AB4" w:rsidDel="00535BC9" w:rsidRDefault="00443AB4" w:rsidP="007A32DD">
            <w:pPr>
              <w:pStyle w:val="ListParagraph"/>
              <w:ind w:left="0"/>
              <w:rPr>
                <w:del w:id="435" w:author="Tariq Horan" w:date="2022-04-27T16:16:00Z"/>
              </w:rPr>
            </w:pPr>
            <w:del w:id="436" w:author="Tariq Horan" w:date="2022-04-27T16:16:00Z">
              <w:r w:rsidDel="00535BC9">
                <w:delText>string</w:delText>
              </w:r>
            </w:del>
          </w:p>
          <w:p w14:paraId="2B71BB9F" w14:textId="157E941A" w:rsidR="00443AB4" w:rsidDel="00535BC9" w:rsidRDefault="00443AB4" w:rsidP="007A32DD">
            <w:pPr>
              <w:pStyle w:val="ListParagraph"/>
              <w:ind w:left="0"/>
              <w:rPr>
                <w:del w:id="437" w:author="Tariq Horan" w:date="2022-04-27T16:16:00Z"/>
              </w:rPr>
            </w:pPr>
            <w:del w:id="438" w:author="Tariq Horan" w:date="2022-04-27T16:16:00Z">
              <w:r w:rsidDel="00535BC9">
                <w:delText>String</w:delText>
              </w:r>
            </w:del>
          </w:p>
        </w:tc>
        <w:tc>
          <w:tcPr>
            <w:tcW w:w="1353" w:type="dxa"/>
          </w:tcPr>
          <w:p w14:paraId="453795A2" w14:textId="340475E0" w:rsidR="00443AB4" w:rsidDel="00535BC9" w:rsidRDefault="00443AB4" w:rsidP="007A32DD">
            <w:pPr>
              <w:pStyle w:val="ListParagraph"/>
              <w:ind w:left="0"/>
              <w:rPr>
                <w:del w:id="439" w:author="Tariq Horan" w:date="2022-04-27T16:16:00Z"/>
              </w:rPr>
            </w:pPr>
          </w:p>
        </w:tc>
        <w:tc>
          <w:tcPr>
            <w:tcW w:w="1131" w:type="dxa"/>
          </w:tcPr>
          <w:p w14:paraId="00743DA6" w14:textId="2A2AD058" w:rsidR="00443AB4" w:rsidDel="00535BC9" w:rsidRDefault="00443AB4" w:rsidP="007A32DD">
            <w:pPr>
              <w:pStyle w:val="ListParagraph"/>
              <w:ind w:left="0"/>
              <w:rPr>
                <w:del w:id="440" w:author="Tariq Horan" w:date="2022-04-27T16:16:00Z"/>
              </w:rPr>
            </w:pPr>
          </w:p>
        </w:tc>
        <w:tc>
          <w:tcPr>
            <w:tcW w:w="844" w:type="dxa"/>
          </w:tcPr>
          <w:p w14:paraId="066DBBF6" w14:textId="47877BC3" w:rsidR="00443AB4" w:rsidDel="00535BC9" w:rsidRDefault="00443AB4" w:rsidP="007A32DD">
            <w:pPr>
              <w:pStyle w:val="ListParagraph"/>
              <w:ind w:left="0"/>
              <w:rPr>
                <w:del w:id="441" w:author="Tariq Horan" w:date="2022-04-27T16:16:00Z"/>
              </w:rPr>
            </w:pPr>
          </w:p>
        </w:tc>
        <w:tc>
          <w:tcPr>
            <w:tcW w:w="1433" w:type="dxa"/>
          </w:tcPr>
          <w:p w14:paraId="3AD077C1" w14:textId="33A3BFBB" w:rsidR="00443AB4" w:rsidDel="00535BC9" w:rsidRDefault="00443AB4" w:rsidP="007A32DD">
            <w:pPr>
              <w:pStyle w:val="ListParagraph"/>
              <w:ind w:left="0"/>
              <w:rPr>
                <w:del w:id="442" w:author="Tariq Horan" w:date="2022-04-27T16:16:00Z"/>
              </w:rPr>
            </w:pPr>
          </w:p>
        </w:tc>
      </w:tr>
      <w:tr w:rsidR="00443AB4" w:rsidDel="00535BC9" w14:paraId="74BF6F44" w14:textId="35E0E924" w:rsidTr="007A32DD">
        <w:trPr>
          <w:del w:id="443" w:author="Tariq Horan" w:date="2022-04-27T16:16:00Z"/>
        </w:trPr>
        <w:tc>
          <w:tcPr>
            <w:tcW w:w="1588" w:type="dxa"/>
          </w:tcPr>
          <w:p w14:paraId="0817C776" w14:textId="3C59CEBA" w:rsidR="00443AB4" w:rsidDel="00535BC9" w:rsidRDefault="00443AB4" w:rsidP="007A32DD">
            <w:pPr>
              <w:pStyle w:val="ListParagraph"/>
              <w:ind w:left="0"/>
              <w:rPr>
                <w:del w:id="444" w:author="Tariq Horan" w:date="2022-04-27T16:16:00Z"/>
              </w:rPr>
            </w:pPr>
            <w:del w:id="445" w:author="Tariq Horan" w:date="2022-04-27T16:16:00Z">
              <w:r w:rsidDel="00535BC9">
                <w:delText>Image</w:delText>
              </w:r>
            </w:del>
          </w:p>
          <w:p w14:paraId="134BA27B" w14:textId="5C5C904F" w:rsidR="00443AB4" w:rsidDel="00535BC9" w:rsidRDefault="00443AB4" w:rsidP="007A32DD">
            <w:pPr>
              <w:pStyle w:val="ListParagraph"/>
              <w:ind w:left="0"/>
              <w:rPr>
                <w:del w:id="446" w:author="Tariq Horan" w:date="2022-04-27T16:16:00Z"/>
              </w:rPr>
            </w:pPr>
          </w:p>
        </w:tc>
        <w:tc>
          <w:tcPr>
            <w:tcW w:w="1536" w:type="dxa"/>
          </w:tcPr>
          <w:p w14:paraId="57A50D64" w14:textId="6805A200" w:rsidR="00443AB4" w:rsidDel="00535BC9" w:rsidRDefault="00443AB4" w:rsidP="007A32DD">
            <w:pPr>
              <w:pStyle w:val="ListParagraph"/>
              <w:ind w:left="0"/>
              <w:rPr>
                <w:del w:id="447" w:author="Tariq Horan" w:date="2022-04-27T16:16:00Z"/>
              </w:rPr>
            </w:pPr>
            <w:del w:id="448" w:author="Tariq Horan" w:date="2022-04-27T16:16:00Z">
              <w:r w:rsidDel="00535BC9">
                <w:delText>Id</w:delText>
              </w:r>
            </w:del>
          </w:p>
          <w:p w14:paraId="71FFA4D2" w14:textId="0EC2BADA" w:rsidR="00443AB4" w:rsidDel="00535BC9" w:rsidRDefault="00443AB4" w:rsidP="007A32DD">
            <w:pPr>
              <w:pStyle w:val="ListParagraph"/>
              <w:ind w:left="0"/>
              <w:rPr>
                <w:del w:id="449" w:author="Tariq Horan" w:date="2022-04-27T16:16:00Z"/>
              </w:rPr>
            </w:pPr>
            <w:del w:id="450" w:author="Tariq Horan" w:date="2022-04-27T16:16:00Z">
              <w:r w:rsidDel="00535BC9">
                <w:delText>filename</w:delText>
              </w:r>
            </w:del>
          </w:p>
        </w:tc>
        <w:tc>
          <w:tcPr>
            <w:tcW w:w="1131" w:type="dxa"/>
          </w:tcPr>
          <w:p w14:paraId="7762F0EA" w14:textId="57E85B5A" w:rsidR="00443AB4" w:rsidDel="00535BC9" w:rsidRDefault="00443AB4" w:rsidP="007A32DD">
            <w:pPr>
              <w:pStyle w:val="ListParagraph"/>
              <w:ind w:left="0"/>
              <w:rPr>
                <w:del w:id="451" w:author="Tariq Horan" w:date="2022-04-27T16:16:00Z"/>
              </w:rPr>
            </w:pPr>
            <w:del w:id="452" w:author="Tariq Horan" w:date="2022-04-27T16:16:00Z">
              <w:r w:rsidDel="00535BC9">
                <w:delText>Int</w:delText>
              </w:r>
            </w:del>
          </w:p>
          <w:p w14:paraId="29C13F1D" w14:textId="541D5308" w:rsidR="00443AB4" w:rsidDel="00535BC9" w:rsidRDefault="00443AB4" w:rsidP="007A32DD">
            <w:pPr>
              <w:pStyle w:val="ListParagraph"/>
              <w:ind w:left="0"/>
              <w:rPr>
                <w:del w:id="453" w:author="Tariq Horan" w:date="2022-04-27T16:16:00Z"/>
              </w:rPr>
            </w:pPr>
            <w:del w:id="454" w:author="Tariq Horan" w:date="2022-04-27T16:16:00Z">
              <w:r w:rsidDel="00535BC9">
                <w:delText>varchar</w:delText>
              </w:r>
            </w:del>
          </w:p>
        </w:tc>
        <w:tc>
          <w:tcPr>
            <w:tcW w:w="1353" w:type="dxa"/>
          </w:tcPr>
          <w:p w14:paraId="759F09FB" w14:textId="040748A7" w:rsidR="00443AB4" w:rsidDel="00535BC9" w:rsidRDefault="00443AB4" w:rsidP="007A32DD">
            <w:pPr>
              <w:pStyle w:val="ListParagraph"/>
              <w:ind w:left="0"/>
              <w:rPr>
                <w:del w:id="455" w:author="Tariq Horan" w:date="2022-04-27T16:16:00Z"/>
              </w:rPr>
            </w:pPr>
          </w:p>
        </w:tc>
        <w:tc>
          <w:tcPr>
            <w:tcW w:w="1131" w:type="dxa"/>
          </w:tcPr>
          <w:p w14:paraId="714EE934" w14:textId="55EE9855" w:rsidR="00443AB4" w:rsidDel="00535BC9" w:rsidRDefault="00443AB4" w:rsidP="007A32DD">
            <w:pPr>
              <w:pStyle w:val="ListParagraph"/>
              <w:ind w:left="0"/>
              <w:rPr>
                <w:del w:id="456" w:author="Tariq Horan" w:date="2022-04-27T16:16:00Z"/>
              </w:rPr>
            </w:pPr>
            <w:del w:id="457" w:author="Tariq Horan" w:date="2022-04-27T16:16:00Z">
              <w:r w:rsidDel="00535BC9">
                <w:delText>Yes</w:delText>
              </w:r>
            </w:del>
          </w:p>
          <w:p w14:paraId="7B555604" w14:textId="48B21E95" w:rsidR="00443AB4" w:rsidDel="00535BC9" w:rsidRDefault="00443AB4" w:rsidP="007A32DD">
            <w:pPr>
              <w:pStyle w:val="ListParagraph"/>
              <w:ind w:left="0"/>
              <w:rPr>
                <w:del w:id="458" w:author="Tariq Horan" w:date="2022-04-27T16:16:00Z"/>
              </w:rPr>
            </w:pPr>
            <w:del w:id="459" w:author="Tariq Horan" w:date="2022-04-27T16:16:00Z">
              <w:r w:rsidDel="00535BC9">
                <w:delText>yes</w:delText>
              </w:r>
            </w:del>
          </w:p>
        </w:tc>
        <w:tc>
          <w:tcPr>
            <w:tcW w:w="844" w:type="dxa"/>
          </w:tcPr>
          <w:p w14:paraId="13D1C779" w14:textId="246AB0FE" w:rsidR="00443AB4" w:rsidDel="00535BC9" w:rsidRDefault="00443AB4" w:rsidP="007A32DD">
            <w:pPr>
              <w:pStyle w:val="ListParagraph"/>
              <w:ind w:left="0"/>
              <w:rPr>
                <w:del w:id="460" w:author="Tariq Horan" w:date="2022-04-27T16:16:00Z"/>
              </w:rPr>
            </w:pPr>
            <w:del w:id="461" w:author="Tariq Horan" w:date="2022-04-27T16:16:00Z">
              <w:r w:rsidDel="00535BC9">
                <w:delText>pk</w:delText>
              </w:r>
            </w:del>
          </w:p>
        </w:tc>
        <w:tc>
          <w:tcPr>
            <w:tcW w:w="1433" w:type="dxa"/>
          </w:tcPr>
          <w:p w14:paraId="71DE35B6" w14:textId="2C14D29F" w:rsidR="00443AB4" w:rsidDel="00535BC9" w:rsidRDefault="00443AB4" w:rsidP="007A32DD">
            <w:pPr>
              <w:pStyle w:val="ListParagraph"/>
              <w:ind w:left="0"/>
              <w:rPr>
                <w:del w:id="462" w:author="Tariq Horan" w:date="2022-04-27T16:16:00Z"/>
              </w:rPr>
            </w:pPr>
          </w:p>
        </w:tc>
      </w:tr>
    </w:tbl>
    <w:p w14:paraId="6F1C701F" w14:textId="105CD995" w:rsidR="00443AB4" w:rsidDel="00535BC9" w:rsidRDefault="00443AB4" w:rsidP="00443AB4">
      <w:pPr>
        <w:rPr>
          <w:del w:id="463" w:author="Tariq Horan" w:date="2022-04-27T16:16:00Z"/>
        </w:rPr>
      </w:pPr>
    </w:p>
    <w:p w14:paraId="31064F2C" w14:textId="5513D1E4" w:rsidR="00443AB4" w:rsidDel="00535BC9" w:rsidRDefault="00443AB4" w:rsidP="00443AB4">
      <w:pPr>
        <w:rPr>
          <w:del w:id="464" w:author="Tariq Horan" w:date="2022-04-27T16:16:00Z"/>
        </w:rPr>
      </w:pPr>
    </w:p>
    <w:p w14:paraId="5A1812D7" w14:textId="7467EA79" w:rsidR="00443AB4" w:rsidRDefault="00443AB4" w:rsidP="00443AB4">
      <w:pPr>
        <w:pStyle w:val="Heading2"/>
        <w:rPr>
          <w:ins w:id="465" w:author="Tariq Horan" w:date="2022-04-27T16:17:00Z"/>
          <w:rFonts w:eastAsia="Calibri"/>
        </w:rPr>
      </w:pPr>
      <w:bookmarkStart w:id="466" w:name="_Toc94698870"/>
      <w:bookmarkStart w:id="467" w:name="_Toc100676455"/>
      <w:r w:rsidRPr="6C264FFA">
        <w:rPr>
          <w:rFonts w:eastAsia="Calibri"/>
        </w:rPr>
        <w:t>Database Dictionary</w:t>
      </w:r>
      <w:bookmarkEnd w:id="466"/>
      <w:bookmarkEnd w:id="467"/>
    </w:p>
    <w:p w14:paraId="519B0B35" w14:textId="77777777" w:rsidR="00535BC9" w:rsidRPr="00535BC9" w:rsidRDefault="00535BC9" w:rsidP="00535BC9">
      <w:pPr>
        <w:rPr>
          <w:rPrChange w:id="468" w:author="Tariq Horan" w:date="2022-04-27T16:17:00Z">
            <w:rPr>
              <w:rFonts w:eastAsia="Calibri"/>
            </w:rPr>
          </w:rPrChange>
        </w:rPr>
        <w:pPrChange w:id="469" w:author="Tariq Horan" w:date="2022-04-27T16:17:00Z">
          <w:pPr>
            <w:pStyle w:val="Heading2"/>
          </w:pPr>
        </w:pPrChange>
      </w:pPr>
    </w:p>
    <w:tbl>
      <w:tblPr>
        <w:tblW w:w="8380" w:type="dxa"/>
        <w:tblLook w:val="04A0" w:firstRow="1" w:lastRow="0" w:firstColumn="1" w:lastColumn="0" w:noHBand="0" w:noVBand="1"/>
      </w:tblPr>
      <w:tblGrid>
        <w:gridCol w:w="1474"/>
        <w:gridCol w:w="1440"/>
        <w:gridCol w:w="1140"/>
        <w:gridCol w:w="960"/>
        <w:gridCol w:w="1120"/>
        <w:gridCol w:w="960"/>
        <w:gridCol w:w="1420"/>
      </w:tblGrid>
      <w:tr w:rsidR="00535BC9" w:rsidRPr="00535BC9" w14:paraId="299B7DA8" w14:textId="77777777" w:rsidTr="00535BC9">
        <w:trPr>
          <w:trHeight w:val="288"/>
          <w:ins w:id="470" w:author="Tariq Horan" w:date="2022-04-27T16:16:00Z"/>
        </w:trPr>
        <w:tc>
          <w:tcPr>
            <w:tcW w:w="13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5B9EFB" w14:textId="77777777" w:rsidR="00535BC9" w:rsidRPr="00535BC9" w:rsidRDefault="00535BC9" w:rsidP="00535BC9">
            <w:pPr>
              <w:spacing w:line="240" w:lineRule="auto"/>
              <w:rPr>
                <w:ins w:id="471" w:author="Tariq Horan" w:date="2022-04-27T16:16:00Z"/>
                <w:rFonts w:ascii="Calibri" w:eastAsia="Times New Roman" w:hAnsi="Calibri" w:cs="Calibri"/>
                <w:b/>
                <w:bCs/>
                <w:color w:val="000000"/>
                <w:sz w:val="22"/>
                <w:szCs w:val="22"/>
                <w:lang w:val="en-IE" w:eastAsia="en-IE"/>
              </w:rPr>
            </w:pPr>
            <w:ins w:id="472" w:author="Tariq Horan" w:date="2022-04-27T16:16:00Z">
              <w:r w:rsidRPr="00535BC9">
                <w:rPr>
                  <w:rFonts w:ascii="Calibri" w:eastAsia="Times New Roman" w:hAnsi="Calibri" w:cs="Calibri"/>
                  <w:b/>
                  <w:bCs/>
                  <w:color w:val="000000"/>
                  <w:sz w:val="22"/>
                  <w:szCs w:val="22"/>
                  <w:lang w:eastAsia="en-IE"/>
                </w:rPr>
                <w:t>Table</w:t>
              </w:r>
            </w:ins>
          </w:p>
        </w:tc>
        <w:tc>
          <w:tcPr>
            <w:tcW w:w="14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2EEB4A3" w14:textId="77777777" w:rsidR="00535BC9" w:rsidRPr="00535BC9" w:rsidRDefault="00535BC9" w:rsidP="00535BC9">
            <w:pPr>
              <w:spacing w:line="240" w:lineRule="auto"/>
              <w:rPr>
                <w:ins w:id="473" w:author="Tariq Horan" w:date="2022-04-27T16:16:00Z"/>
                <w:rFonts w:ascii="Calibri" w:eastAsia="Times New Roman" w:hAnsi="Calibri" w:cs="Calibri"/>
                <w:b/>
                <w:bCs/>
                <w:color w:val="000000"/>
                <w:sz w:val="22"/>
                <w:szCs w:val="22"/>
                <w:lang w:val="en-IE" w:eastAsia="en-IE"/>
              </w:rPr>
            </w:pPr>
            <w:ins w:id="474" w:author="Tariq Horan" w:date="2022-04-27T16:16:00Z">
              <w:r w:rsidRPr="00535BC9">
                <w:rPr>
                  <w:rFonts w:ascii="Calibri" w:eastAsia="Times New Roman" w:hAnsi="Calibri" w:cs="Calibri"/>
                  <w:b/>
                  <w:bCs/>
                  <w:color w:val="000000"/>
                  <w:sz w:val="22"/>
                  <w:szCs w:val="22"/>
                  <w:lang w:eastAsia="en-IE"/>
                </w:rPr>
                <w:t>Attribute</w:t>
              </w:r>
            </w:ins>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A94A690" w14:textId="77777777" w:rsidR="00535BC9" w:rsidRPr="00535BC9" w:rsidRDefault="00535BC9" w:rsidP="00535BC9">
            <w:pPr>
              <w:spacing w:line="240" w:lineRule="auto"/>
              <w:rPr>
                <w:ins w:id="475" w:author="Tariq Horan" w:date="2022-04-27T16:16:00Z"/>
                <w:rFonts w:ascii="Calibri" w:eastAsia="Times New Roman" w:hAnsi="Calibri" w:cs="Calibri"/>
                <w:b/>
                <w:bCs/>
                <w:color w:val="000000"/>
                <w:sz w:val="22"/>
                <w:szCs w:val="22"/>
                <w:lang w:val="en-IE" w:eastAsia="en-IE"/>
              </w:rPr>
            </w:pPr>
            <w:ins w:id="476" w:author="Tariq Horan" w:date="2022-04-27T16:16:00Z">
              <w:r w:rsidRPr="00535BC9">
                <w:rPr>
                  <w:rFonts w:ascii="Calibri" w:eastAsia="Times New Roman" w:hAnsi="Calibri" w:cs="Calibri"/>
                  <w:b/>
                  <w:bCs/>
                  <w:color w:val="000000"/>
                  <w:sz w:val="22"/>
                  <w:szCs w:val="22"/>
                  <w:lang w:eastAsia="en-IE"/>
                </w:rPr>
                <w:t>Datatype</w:t>
              </w:r>
            </w:ins>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3C69D06" w14:textId="77777777" w:rsidR="00535BC9" w:rsidRPr="00535BC9" w:rsidRDefault="00535BC9" w:rsidP="00535BC9">
            <w:pPr>
              <w:spacing w:line="240" w:lineRule="auto"/>
              <w:rPr>
                <w:ins w:id="477" w:author="Tariq Horan" w:date="2022-04-27T16:16:00Z"/>
                <w:rFonts w:ascii="Calibri" w:eastAsia="Times New Roman" w:hAnsi="Calibri" w:cs="Calibri"/>
                <w:b/>
                <w:bCs/>
                <w:color w:val="000000"/>
                <w:sz w:val="22"/>
                <w:szCs w:val="22"/>
                <w:lang w:val="en-IE" w:eastAsia="en-IE"/>
              </w:rPr>
            </w:pPr>
            <w:ins w:id="478" w:author="Tariq Horan" w:date="2022-04-27T16:16:00Z">
              <w:r w:rsidRPr="00535BC9">
                <w:rPr>
                  <w:rFonts w:ascii="Calibri" w:eastAsia="Times New Roman" w:hAnsi="Calibri" w:cs="Calibri"/>
                  <w:b/>
                  <w:bCs/>
                  <w:color w:val="000000"/>
                  <w:sz w:val="22"/>
                  <w:szCs w:val="22"/>
                  <w:lang w:eastAsia="en-IE"/>
                </w:rPr>
                <w:t>Range</w:t>
              </w:r>
            </w:ins>
          </w:p>
        </w:tc>
        <w:tc>
          <w:tcPr>
            <w:tcW w:w="11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5829B92" w14:textId="77777777" w:rsidR="00535BC9" w:rsidRPr="00535BC9" w:rsidRDefault="00535BC9" w:rsidP="00535BC9">
            <w:pPr>
              <w:spacing w:line="240" w:lineRule="auto"/>
              <w:rPr>
                <w:ins w:id="479" w:author="Tariq Horan" w:date="2022-04-27T16:16:00Z"/>
                <w:rFonts w:ascii="Calibri" w:eastAsia="Times New Roman" w:hAnsi="Calibri" w:cs="Calibri"/>
                <w:b/>
                <w:bCs/>
                <w:color w:val="000000"/>
                <w:sz w:val="22"/>
                <w:szCs w:val="22"/>
                <w:lang w:val="en-IE" w:eastAsia="en-IE"/>
              </w:rPr>
            </w:pPr>
            <w:ins w:id="480" w:author="Tariq Horan" w:date="2022-04-27T16:16:00Z">
              <w:r w:rsidRPr="00535BC9">
                <w:rPr>
                  <w:rFonts w:ascii="Calibri" w:eastAsia="Times New Roman" w:hAnsi="Calibri" w:cs="Calibri"/>
                  <w:b/>
                  <w:bCs/>
                  <w:color w:val="000000"/>
                  <w:sz w:val="22"/>
                  <w:szCs w:val="22"/>
                  <w:lang w:eastAsia="en-IE"/>
                </w:rPr>
                <w:t>Required</w:t>
              </w:r>
            </w:ins>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E9734ED" w14:textId="77777777" w:rsidR="00535BC9" w:rsidRPr="00535BC9" w:rsidRDefault="00535BC9" w:rsidP="00535BC9">
            <w:pPr>
              <w:spacing w:line="240" w:lineRule="auto"/>
              <w:rPr>
                <w:ins w:id="481" w:author="Tariq Horan" w:date="2022-04-27T16:16:00Z"/>
                <w:rFonts w:ascii="Calibri" w:eastAsia="Times New Roman" w:hAnsi="Calibri" w:cs="Calibri"/>
                <w:b/>
                <w:bCs/>
                <w:color w:val="000000"/>
                <w:sz w:val="22"/>
                <w:szCs w:val="22"/>
                <w:lang w:val="en-IE" w:eastAsia="en-IE"/>
              </w:rPr>
            </w:pPr>
            <w:ins w:id="482" w:author="Tariq Horan" w:date="2022-04-27T16:16:00Z">
              <w:r w:rsidRPr="00535BC9">
                <w:rPr>
                  <w:rFonts w:ascii="Calibri" w:eastAsia="Times New Roman" w:hAnsi="Calibri" w:cs="Calibri"/>
                  <w:b/>
                  <w:bCs/>
                  <w:color w:val="000000"/>
                  <w:sz w:val="22"/>
                  <w:szCs w:val="22"/>
                  <w:lang w:eastAsia="en-IE"/>
                </w:rPr>
                <w:t>PK/FK</w:t>
              </w:r>
            </w:ins>
          </w:p>
        </w:tc>
        <w:tc>
          <w:tcPr>
            <w:tcW w:w="14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9D63426" w14:textId="77777777" w:rsidR="00535BC9" w:rsidRPr="00535BC9" w:rsidRDefault="00535BC9" w:rsidP="00535BC9">
            <w:pPr>
              <w:spacing w:line="240" w:lineRule="auto"/>
              <w:rPr>
                <w:ins w:id="483" w:author="Tariq Horan" w:date="2022-04-27T16:16:00Z"/>
                <w:rFonts w:ascii="Calibri" w:eastAsia="Times New Roman" w:hAnsi="Calibri" w:cs="Calibri"/>
                <w:b/>
                <w:bCs/>
                <w:color w:val="000000"/>
                <w:sz w:val="22"/>
                <w:szCs w:val="22"/>
                <w:lang w:val="en-IE" w:eastAsia="en-IE"/>
              </w:rPr>
            </w:pPr>
            <w:ins w:id="484" w:author="Tariq Horan" w:date="2022-04-27T16:16:00Z">
              <w:r w:rsidRPr="00535BC9">
                <w:rPr>
                  <w:rFonts w:ascii="Calibri" w:eastAsia="Times New Roman" w:hAnsi="Calibri" w:cs="Calibri"/>
                  <w:b/>
                  <w:bCs/>
                  <w:color w:val="000000"/>
                  <w:sz w:val="22"/>
                  <w:szCs w:val="22"/>
                  <w:lang w:eastAsia="en-IE"/>
                </w:rPr>
                <w:t>FK Ref Table</w:t>
              </w:r>
            </w:ins>
          </w:p>
        </w:tc>
      </w:tr>
      <w:tr w:rsidR="00535BC9" w:rsidRPr="00535BC9" w14:paraId="6C57694E" w14:textId="77777777" w:rsidTr="00535BC9">
        <w:trPr>
          <w:trHeight w:val="288"/>
          <w:ins w:id="485"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306694" w14:textId="77777777" w:rsidR="00535BC9" w:rsidRPr="00535BC9" w:rsidRDefault="00535BC9" w:rsidP="00535BC9">
            <w:pPr>
              <w:spacing w:line="240" w:lineRule="auto"/>
              <w:rPr>
                <w:ins w:id="486" w:author="Tariq Horan" w:date="2022-04-27T16:16:00Z"/>
                <w:rFonts w:ascii="Calibri" w:eastAsia="Times New Roman" w:hAnsi="Calibri" w:cs="Calibri"/>
                <w:color w:val="000000"/>
                <w:sz w:val="22"/>
                <w:szCs w:val="22"/>
                <w:lang w:val="en-IE" w:eastAsia="en-IE"/>
              </w:rPr>
            </w:pPr>
            <w:ins w:id="487" w:author="Tariq Horan" w:date="2022-04-27T16:16:00Z">
              <w:r w:rsidRPr="00535BC9">
                <w:rPr>
                  <w:rFonts w:ascii="Calibri" w:eastAsia="Times New Roman" w:hAnsi="Calibri" w:cs="Calibri"/>
                  <w:color w:val="000000"/>
                  <w:sz w:val="22"/>
                  <w:szCs w:val="22"/>
                  <w:lang w:eastAsia="en-IE"/>
                </w:rPr>
                <w:t>Shoes/clothes</w:t>
              </w:r>
            </w:ins>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DC1FB8" w14:textId="77777777" w:rsidR="00535BC9" w:rsidRPr="00535BC9" w:rsidRDefault="00535BC9" w:rsidP="00535BC9">
            <w:pPr>
              <w:spacing w:line="240" w:lineRule="auto"/>
              <w:rPr>
                <w:ins w:id="488" w:author="Tariq Horan" w:date="2022-04-27T16:16:00Z"/>
                <w:rFonts w:ascii="Calibri" w:eastAsia="Times New Roman" w:hAnsi="Calibri" w:cs="Calibri"/>
                <w:color w:val="000000"/>
                <w:sz w:val="22"/>
                <w:szCs w:val="22"/>
                <w:lang w:val="en-IE" w:eastAsia="en-IE"/>
              </w:rPr>
            </w:pPr>
            <w:ins w:id="489" w:author="Tariq Horan" w:date="2022-04-27T16:16:00Z">
              <w:r w:rsidRPr="00535BC9">
                <w:rPr>
                  <w:rFonts w:ascii="Calibri" w:eastAsia="Times New Roman" w:hAnsi="Calibri" w:cs="Calibri"/>
                  <w:color w:val="000000"/>
                  <w:sz w:val="22"/>
                  <w:szCs w:val="22"/>
                  <w:lang w:eastAsia="en-IE"/>
                </w:rPr>
                <w:t>Id</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B9BB86" w14:textId="77777777" w:rsidR="00535BC9" w:rsidRPr="00535BC9" w:rsidRDefault="00535BC9" w:rsidP="00535BC9">
            <w:pPr>
              <w:spacing w:line="240" w:lineRule="auto"/>
              <w:rPr>
                <w:ins w:id="490" w:author="Tariq Horan" w:date="2022-04-27T16:16:00Z"/>
                <w:rFonts w:ascii="Calibri" w:eastAsia="Times New Roman" w:hAnsi="Calibri" w:cs="Calibri"/>
                <w:color w:val="000000"/>
                <w:sz w:val="22"/>
                <w:szCs w:val="22"/>
                <w:lang w:val="en-IE" w:eastAsia="en-IE"/>
              </w:rPr>
            </w:pPr>
            <w:ins w:id="491"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5BC9D0" w14:textId="77777777" w:rsidR="00535BC9" w:rsidRPr="00535BC9" w:rsidRDefault="00535BC9" w:rsidP="00535BC9">
            <w:pPr>
              <w:spacing w:line="240" w:lineRule="auto"/>
              <w:rPr>
                <w:ins w:id="492"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5A0B00" w14:textId="77777777" w:rsidR="00535BC9" w:rsidRPr="00535BC9" w:rsidRDefault="00535BC9" w:rsidP="00535BC9">
            <w:pPr>
              <w:spacing w:line="240" w:lineRule="auto"/>
              <w:rPr>
                <w:ins w:id="493" w:author="Tariq Horan" w:date="2022-04-27T16:16:00Z"/>
                <w:rFonts w:ascii="Calibri" w:eastAsia="Times New Roman" w:hAnsi="Calibri" w:cs="Calibri"/>
                <w:color w:val="000000"/>
                <w:sz w:val="22"/>
                <w:szCs w:val="22"/>
                <w:lang w:val="en-IE" w:eastAsia="en-IE"/>
              </w:rPr>
            </w:pPr>
            <w:ins w:id="494"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64E20D" w14:textId="77777777" w:rsidR="00535BC9" w:rsidRPr="00535BC9" w:rsidRDefault="00535BC9" w:rsidP="00535BC9">
            <w:pPr>
              <w:spacing w:line="240" w:lineRule="auto"/>
              <w:rPr>
                <w:ins w:id="495" w:author="Tariq Horan" w:date="2022-04-27T16:16:00Z"/>
                <w:rFonts w:ascii="Calibri" w:eastAsia="Times New Roman" w:hAnsi="Calibri" w:cs="Calibri"/>
                <w:color w:val="000000"/>
                <w:sz w:val="22"/>
                <w:szCs w:val="22"/>
                <w:lang w:val="en-IE" w:eastAsia="en-IE"/>
              </w:rPr>
            </w:pPr>
            <w:ins w:id="496" w:author="Tariq Horan" w:date="2022-04-27T16:16:00Z">
              <w:r w:rsidRPr="00535BC9">
                <w:rPr>
                  <w:rFonts w:ascii="Calibri" w:eastAsia="Times New Roman" w:hAnsi="Calibri" w:cs="Calibri"/>
                  <w:color w:val="000000"/>
                  <w:sz w:val="22"/>
                  <w:szCs w:val="22"/>
                  <w:lang w:eastAsia="en-IE"/>
                </w:rPr>
                <w:t>Pk</w:t>
              </w:r>
            </w:ins>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4111DF" w14:textId="77777777" w:rsidR="00535BC9" w:rsidRPr="00535BC9" w:rsidRDefault="00535BC9" w:rsidP="00535BC9">
            <w:pPr>
              <w:spacing w:line="240" w:lineRule="auto"/>
              <w:rPr>
                <w:ins w:id="497" w:author="Tariq Horan" w:date="2022-04-27T16:16:00Z"/>
                <w:rFonts w:ascii="Calibri" w:eastAsia="Times New Roman" w:hAnsi="Calibri" w:cs="Calibri"/>
                <w:color w:val="000000"/>
                <w:sz w:val="22"/>
                <w:szCs w:val="22"/>
                <w:lang w:val="en-IE" w:eastAsia="en-IE"/>
              </w:rPr>
            </w:pPr>
          </w:p>
        </w:tc>
      </w:tr>
      <w:tr w:rsidR="00535BC9" w:rsidRPr="00535BC9" w14:paraId="42EB3C7B" w14:textId="77777777" w:rsidTr="00535BC9">
        <w:trPr>
          <w:trHeight w:val="288"/>
          <w:ins w:id="498"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6FD89C" w14:textId="77777777" w:rsidR="00535BC9" w:rsidRPr="00535BC9" w:rsidRDefault="00535BC9" w:rsidP="00535BC9">
            <w:pPr>
              <w:spacing w:line="240" w:lineRule="auto"/>
              <w:rPr>
                <w:ins w:id="499"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D5BB81" w14:textId="77777777" w:rsidR="00535BC9" w:rsidRPr="00535BC9" w:rsidRDefault="00535BC9" w:rsidP="00535BC9">
            <w:pPr>
              <w:spacing w:line="240" w:lineRule="auto"/>
              <w:rPr>
                <w:ins w:id="500" w:author="Tariq Horan" w:date="2022-04-27T16:16:00Z"/>
                <w:rFonts w:ascii="Calibri" w:eastAsia="Times New Roman" w:hAnsi="Calibri" w:cs="Calibri"/>
                <w:color w:val="000000"/>
                <w:sz w:val="22"/>
                <w:szCs w:val="22"/>
                <w:lang w:val="en-IE" w:eastAsia="en-IE"/>
              </w:rPr>
            </w:pPr>
            <w:ins w:id="501" w:author="Tariq Horan" w:date="2022-04-27T16:16:00Z">
              <w:r w:rsidRPr="00535BC9">
                <w:rPr>
                  <w:rFonts w:ascii="Calibri" w:eastAsia="Times New Roman" w:hAnsi="Calibri" w:cs="Calibri"/>
                  <w:color w:val="000000"/>
                  <w:sz w:val="22"/>
                  <w:szCs w:val="22"/>
                  <w:lang w:eastAsia="en-IE"/>
                </w:rPr>
                <w:t>Name</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870DD1" w14:textId="77777777" w:rsidR="00535BC9" w:rsidRPr="00535BC9" w:rsidRDefault="00535BC9" w:rsidP="00535BC9">
            <w:pPr>
              <w:spacing w:line="240" w:lineRule="auto"/>
              <w:rPr>
                <w:ins w:id="502" w:author="Tariq Horan" w:date="2022-04-27T16:16:00Z"/>
                <w:rFonts w:ascii="Calibri" w:eastAsia="Times New Roman" w:hAnsi="Calibri" w:cs="Calibri"/>
                <w:color w:val="000000"/>
                <w:sz w:val="22"/>
                <w:szCs w:val="22"/>
                <w:lang w:val="en-IE" w:eastAsia="en-IE"/>
              </w:rPr>
            </w:pPr>
            <w:ins w:id="503"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29EF7A" w14:textId="77777777" w:rsidR="00535BC9" w:rsidRPr="00535BC9" w:rsidRDefault="00535BC9" w:rsidP="00535BC9">
            <w:pPr>
              <w:spacing w:line="240" w:lineRule="auto"/>
              <w:rPr>
                <w:ins w:id="504"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D51261" w14:textId="77777777" w:rsidR="00535BC9" w:rsidRPr="00535BC9" w:rsidRDefault="00535BC9" w:rsidP="00535BC9">
            <w:pPr>
              <w:spacing w:line="240" w:lineRule="auto"/>
              <w:rPr>
                <w:ins w:id="505" w:author="Tariq Horan" w:date="2022-04-27T16:16:00Z"/>
                <w:rFonts w:ascii="Calibri" w:eastAsia="Times New Roman" w:hAnsi="Calibri" w:cs="Calibri"/>
                <w:color w:val="000000"/>
                <w:sz w:val="22"/>
                <w:szCs w:val="22"/>
                <w:lang w:val="en-IE" w:eastAsia="en-IE"/>
              </w:rPr>
            </w:pPr>
            <w:ins w:id="506"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2F0521" w14:textId="77777777" w:rsidR="00535BC9" w:rsidRPr="00535BC9" w:rsidRDefault="00535BC9" w:rsidP="00535BC9">
            <w:pPr>
              <w:spacing w:line="240" w:lineRule="auto"/>
              <w:rPr>
                <w:ins w:id="507"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E4A06D" w14:textId="77777777" w:rsidR="00535BC9" w:rsidRPr="00535BC9" w:rsidRDefault="00535BC9" w:rsidP="00535BC9">
            <w:pPr>
              <w:spacing w:line="240" w:lineRule="auto"/>
              <w:rPr>
                <w:ins w:id="508" w:author="Tariq Horan" w:date="2022-04-27T16:16:00Z"/>
                <w:rFonts w:ascii="Times New Roman" w:eastAsia="Times New Roman" w:hAnsi="Times New Roman" w:cs="Times New Roman"/>
                <w:sz w:val="20"/>
                <w:szCs w:val="20"/>
                <w:lang w:val="en-IE" w:eastAsia="en-IE"/>
              </w:rPr>
            </w:pPr>
          </w:p>
        </w:tc>
      </w:tr>
      <w:tr w:rsidR="00535BC9" w:rsidRPr="00535BC9" w14:paraId="2FC7CAE2" w14:textId="77777777" w:rsidTr="00535BC9">
        <w:trPr>
          <w:trHeight w:val="288"/>
          <w:ins w:id="509"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7C0E14" w14:textId="77777777" w:rsidR="00535BC9" w:rsidRPr="00535BC9" w:rsidRDefault="00535BC9" w:rsidP="00535BC9">
            <w:pPr>
              <w:spacing w:line="240" w:lineRule="auto"/>
              <w:rPr>
                <w:ins w:id="510"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34F57A" w14:textId="77777777" w:rsidR="00535BC9" w:rsidRPr="00535BC9" w:rsidRDefault="00535BC9" w:rsidP="00535BC9">
            <w:pPr>
              <w:spacing w:line="240" w:lineRule="auto"/>
              <w:rPr>
                <w:ins w:id="511" w:author="Tariq Horan" w:date="2022-04-27T16:16:00Z"/>
                <w:rFonts w:ascii="Calibri" w:eastAsia="Times New Roman" w:hAnsi="Calibri" w:cs="Calibri"/>
                <w:color w:val="000000"/>
                <w:sz w:val="22"/>
                <w:szCs w:val="22"/>
                <w:lang w:val="en-IE" w:eastAsia="en-IE"/>
              </w:rPr>
            </w:pPr>
            <w:ins w:id="512" w:author="Tariq Horan" w:date="2022-04-27T16:16:00Z">
              <w:r w:rsidRPr="00535BC9">
                <w:rPr>
                  <w:rFonts w:ascii="Calibri" w:eastAsia="Times New Roman" w:hAnsi="Calibri" w:cs="Calibri"/>
                  <w:color w:val="000000"/>
                  <w:sz w:val="22"/>
                  <w:szCs w:val="22"/>
                  <w:lang w:eastAsia="en-IE"/>
                </w:rPr>
                <w:t>Price</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BA057C" w14:textId="77777777" w:rsidR="00535BC9" w:rsidRPr="00535BC9" w:rsidRDefault="00535BC9" w:rsidP="00535BC9">
            <w:pPr>
              <w:spacing w:line="240" w:lineRule="auto"/>
              <w:rPr>
                <w:ins w:id="513" w:author="Tariq Horan" w:date="2022-04-27T16:16:00Z"/>
                <w:rFonts w:ascii="Calibri" w:eastAsia="Times New Roman" w:hAnsi="Calibri" w:cs="Calibri"/>
                <w:color w:val="000000"/>
                <w:sz w:val="22"/>
                <w:szCs w:val="22"/>
                <w:lang w:val="en-IE" w:eastAsia="en-IE"/>
              </w:rPr>
            </w:pPr>
            <w:ins w:id="514" w:author="Tariq Horan" w:date="2022-04-27T16:16:00Z">
              <w:r w:rsidRPr="00535BC9">
                <w:rPr>
                  <w:rFonts w:ascii="Calibri" w:eastAsia="Times New Roman" w:hAnsi="Calibri" w:cs="Calibri"/>
                  <w:color w:val="000000"/>
                  <w:sz w:val="22"/>
                  <w:szCs w:val="22"/>
                  <w:lang w:eastAsia="en-IE"/>
                </w:rPr>
                <w:t>Float</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7160C8" w14:textId="77777777" w:rsidR="00535BC9" w:rsidRPr="00535BC9" w:rsidRDefault="00535BC9" w:rsidP="00535BC9">
            <w:pPr>
              <w:spacing w:line="240" w:lineRule="auto"/>
              <w:rPr>
                <w:ins w:id="515"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9AA084" w14:textId="77777777" w:rsidR="00535BC9" w:rsidRPr="00535BC9" w:rsidRDefault="00535BC9" w:rsidP="00535BC9">
            <w:pPr>
              <w:spacing w:line="240" w:lineRule="auto"/>
              <w:rPr>
                <w:ins w:id="516" w:author="Tariq Horan" w:date="2022-04-27T16:16:00Z"/>
                <w:rFonts w:ascii="Calibri" w:eastAsia="Times New Roman" w:hAnsi="Calibri" w:cs="Calibri"/>
                <w:color w:val="000000"/>
                <w:sz w:val="22"/>
                <w:szCs w:val="22"/>
                <w:lang w:val="en-IE" w:eastAsia="en-IE"/>
              </w:rPr>
            </w:pPr>
            <w:ins w:id="517"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0CA2D9" w14:textId="77777777" w:rsidR="00535BC9" w:rsidRPr="00535BC9" w:rsidRDefault="00535BC9" w:rsidP="00535BC9">
            <w:pPr>
              <w:spacing w:line="240" w:lineRule="auto"/>
              <w:rPr>
                <w:ins w:id="518"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D02FD5" w14:textId="77777777" w:rsidR="00535BC9" w:rsidRPr="00535BC9" w:rsidRDefault="00535BC9" w:rsidP="00535BC9">
            <w:pPr>
              <w:spacing w:line="240" w:lineRule="auto"/>
              <w:rPr>
                <w:ins w:id="519" w:author="Tariq Horan" w:date="2022-04-27T16:16:00Z"/>
                <w:rFonts w:ascii="Times New Roman" w:eastAsia="Times New Roman" w:hAnsi="Times New Roman" w:cs="Times New Roman"/>
                <w:sz w:val="20"/>
                <w:szCs w:val="20"/>
                <w:lang w:val="en-IE" w:eastAsia="en-IE"/>
              </w:rPr>
            </w:pPr>
          </w:p>
        </w:tc>
      </w:tr>
      <w:tr w:rsidR="00535BC9" w:rsidRPr="00535BC9" w14:paraId="1F5587D6" w14:textId="77777777" w:rsidTr="00535BC9">
        <w:trPr>
          <w:trHeight w:val="288"/>
          <w:ins w:id="520"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BF050A" w14:textId="77777777" w:rsidR="00535BC9" w:rsidRPr="00535BC9" w:rsidRDefault="00535BC9" w:rsidP="00535BC9">
            <w:pPr>
              <w:spacing w:line="240" w:lineRule="auto"/>
              <w:rPr>
                <w:ins w:id="521"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31084F" w14:textId="77777777" w:rsidR="00535BC9" w:rsidRPr="00535BC9" w:rsidRDefault="00535BC9" w:rsidP="00535BC9">
            <w:pPr>
              <w:spacing w:line="240" w:lineRule="auto"/>
              <w:rPr>
                <w:ins w:id="522" w:author="Tariq Horan" w:date="2022-04-27T16:16:00Z"/>
                <w:rFonts w:ascii="Calibri" w:eastAsia="Times New Roman" w:hAnsi="Calibri" w:cs="Calibri"/>
                <w:color w:val="000000"/>
                <w:sz w:val="22"/>
                <w:szCs w:val="22"/>
                <w:lang w:val="en-IE" w:eastAsia="en-IE"/>
              </w:rPr>
            </w:pPr>
            <w:ins w:id="523" w:author="Tariq Horan" w:date="2022-04-27T16:16:00Z">
              <w:r w:rsidRPr="00535BC9">
                <w:rPr>
                  <w:rFonts w:ascii="Calibri" w:eastAsia="Times New Roman" w:hAnsi="Calibri" w:cs="Calibri"/>
                  <w:color w:val="000000"/>
                  <w:sz w:val="22"/>
                  <w:szCs w:val="22"/>
                  <w:lang w:eastAsia="en-IE"/>
                </w:rPr>
                <w:t>Description</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187099" w14:textId="77777777" w:rsidR="00535BC9" w:rsidRPr="00535BC9" w:rsidRDefault="00535BC9" w:rsidP="00535BC9">
            <w:pPr>
              <w:spacing w:line="240" w:lineRule="auto"/>
              <w:rPr>
                <w:ins w:id="524" w:author="Tariq Horan" w:date="2022-04-27T16:16:00Z"/>
                <w:rFonts w:ascii="Calibri" w:eastAsia="Times New Roman" w:hAnsi="Calibri" w:cs="Calibri"/>
                <w:color w:val="000000"/>
                <w:sz w:val="22"/>
                <w:szCs w:val="22"/>
                <w:lang w:val="en-IE" w:eastAsia="en-IE"/>
              </w:rPr>
            </w:pPr>
            <w:ins w:id="525" w:author="Tariq Horan" w:date="2022-04-27T16:16:00Z">
              <w:r w:rsidRPr="00535BC9">
                <w:rPr>
                  <w:rFonts w:ascii="Calibri" w:eastAsia="Times New Roman" w:hAnsi="Calibri" w:cs="Calibri"/>
                  <w:color w:val="000000"/>
                  <w:sz w:val="22"/>
                  <w:szCs w:val="22"/>
                  <w:lang w:eastAsia="en-IE"/>
                </w:rPr>
                <w:t>Text</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A49CBC" w14:textId="77777777" w:rsidR="00535BC9" w:rsidRPr="00535BC9" w:rsidRDefault="00535BC9" w:rsidP="00535BC9">
            <w:pPr>
              <w:spacing w:line="240" w:lineRule="auto"/>
              <w:rPr>
                <w:ins w:id="526"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1DBB94" w14:textId="77777777" w:rsidR="00535BC9" w:rsidRPr="00535BC9" w:rsidRDefault="00535BC9" w:rsidP="00535BC9">
            <w:pPr>
              <w:spacing w:line="240" w:lineRule="auto"/>
              <w:rPr>
                <w:ins w:id="527" w:author="Tariq Horan" w:date="2022-04-27T16:16:00Z"/>
                <w:rFonts w:ascii="Calibri" w:eastAsia="Times New Roman" w:hAnsi="Calibri" w:cs="Calibri"/>
                <w:color w:val="000000"/>
                <w:sz w:val="22"/>
                <w:szCs w:val="22"/>
                <w:lang w:val="en-IE" w:eastAsia="en-IE"/>
              </w:rPr>
            </w:pPr>
            <w:ins w:id="528"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B1EA18" w14:textId="77777777" w:rsidR="00535BC9" w:rsidRPr="00535BC9" w:rsidRDefault="00535BC9" w:rsidP="00535BC9">
            <w:pPr>
              <w:spacing w:line="240" w:lineRule="auto"/>
              <w:rPr>
                <w:ins w:id="529"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6E5F94" w14:textId="77777777" w:rsidR="00535BC9" w:rsidRPr="00535BC9" w:rsidRDefault="00535BC9" w:rsidP="00535BC9">
            <w:pPr>
              <w:spacing w:line="240" w:lineRule="auto"/>
              <w:rPr>
                <w:ins w:id="530" w:author="Tariq Horan" w:date="2022-04-27T16:16:00Z"/>
                <w:rFonts w:ascii="Times New Roman" w:eastAsia="Times New Roman" w:hAnsi="Times New Roman" w:cs="Times New Roman"/>
                <w:sz w:val="20"/>
                <w:szCs w:val="20"/>
                <w:lang w:val="en-IE" w:eastAsia="en-IE"/>
              </w:rPr>
            </w:pPr>
          </w:p>
        </w:tc>
      </w:tr>
      <w:tr w:rsidR="00535BC9" w:rsidRPr="00535BC9" w14:paraId="3F3F8176" w14:textId="77777777" w:rsidTr="00535BC9">
        <w:trPr>
          <w:trHeight w:val="288"/>
          <w:ins w:id="531"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48D2C4" w14:textId="77777777" w:rsidR="00535BC9" w:rsidRPr="00535BC9" w:rsidRDefault="00535BC9" w:rsidP="00535BC9">
            <w:pPr>
              <w:spacing w:line="240" w:lineRule="auto"/>
              <w:rPr>
                <w:ins w:id="532"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CA819F" w14:textId="77777777" w:rsidR="00535BC9" w:rsidRPr="00535BC9" w:rsidRDefault="00535BC9" w:rsidP="00535BC9">
            <w:pPr>
              <w:spacing w:line="240" w:lineRule="auto"/>
              <w:rPr>
                <w:ins w:id="533" w:author="Tariq Horan" w:date="2022-04-27T16:16:00Z"/>
                <w:rFonts w:ascii="Calibri" w:eastAsia="Times New Roman" w:hAnsi="Calibri" w:cs="Calibri"/>
                <w:color w:val="000000"/>
                <w:sz w:val="22"/>
                <w:szCs w:val="22"/>
                <w:lang w:val="en-IE" w:eastAsia="en-IE"/>
              </w:rPr>
            </w:pPr>
            <w:ins w:id="534" w:author="Tariq Horan" w:date="2022-04-27T16:16:00Z">
              <w:r w:rsidRPr="00535BC9">
                <w:rPr>
                  <w:rFonts w:ascii="Calibri" w:eastAsia="Times New Roman" w:hAnsi="Calibri" w:cs="Calibri"/>
                  <w:color w:val="000000"/>
                  <w:sz w:val="22"/>
                  <w:szCs w:val="22"/>
                  <w:lang w:eastAsia="en-IE"/>
                </w:rPr>
                <w:t>Popularity</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DB7120" w14:textId="77777777" w:rsidR="00535BC9" w:rsidRPr="00535BC9" w:rsidRDefault="00535BC9" w:rsidP="00535BC9">
            <w:pPr>
              <w:spacing w:line="240" w:lineRule="auto"/>
              <w:rPr>
                <w:ins w:id="535" w:author="Tariq Horan" w:date="2022-04-27T16:16:00Z"/>
                <w:rFonts w:ascii="Calibri" w:eastAsia="Times New Roman" w:hAnsi="Calibri" w:cs="Calibri"/>
                <w:color w:val="000000"/>
                <w:sz w:val="22"/>
                <w:szCs w:val="22"/>
                <w:lang w:val="en-IE" w:eastAsia="en-IE"/>
              </w:rPr>
            </w:pPr>
            <w:ins w:id="536"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8FB396" w14:textId="77777777" w:rsidR="00535BC9" w:rsidRPr="00535BC9" w:rsidRDefault="00535BC9" w:rsidP="00535BC9">
            <w:pPr>
              <w:spacing w:line="240" w:lineRule="auto"/>
              <w:rPr>
                <w:ins w:id="537"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E96EF6" w14:textId="77777777" w:rsidR="00535BC9" w:rsidRPr="00535BC9" w:rsidRDefault="00535BC9" w:rsidP="00535BC9">
            <w:pPr>
              <w:spacing w:line="240" w:lineRule="auto"/>
              <w:rPr>
                <w:ins w:id="538" w:author="Tariq Horan" w:date="2022-04-27T16:16:00Z"/>
                <w:rFonts w:ascii="Calibri" w:eastAsia="Times New Roman" w:hAnsi="Calibri" w:cs="Calibri"/>
                <w:color w:val="000000"/>
                <w:sz w:val="22"/>
                <w:szCs w:val="22"/>
                <w:lang w:val="en-IE" w:eastAsia="en-IE"/>
              </w:rPr>
            </w:pPr>
            <w:ins w:id="539"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52BBAA" w14:textId="77777777" w:rsidR="00535BC9" w:rsidRPr="00535BC9" w:rsidRDefault="00535BC9" w:rsidP="00535BC9">
            <w:pPr>
              <w:spacing w:line="240" w:lineRule="auto"/>
              <w:rPr>
                <w:ins w:id="540"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F662F8" w14:textId="77777777" w:rsidR="00535BC9" w:rsidRPr="00535BC9" w:rsidRDefault="00535BC9" w:rsidP="00535BC9">
            <w:pPr>
              <w:spacing w:line="240" w:lineRule="auto"/>
              <w:rPr>
                <w:ins w:id="541" w:author="Tariq Horan" w:date="2022-04-27T16:16:00Z"/>
                <w:rFonts w:ascii="Times New Roman" w:eastAsia="Times New Roman" w:hAnsi="Times New Roman" w:cs="Times New Roman"/>
                <w:sz w:val="20"/>
                <w:szCs w:val="20"/>
                <w:lang w:val="en-IE" w:eastAsia="en-IE"/>
              </w:rPr>
            </w:pPr>
          </w:p>
        </w:tc>
      </w:tr>
      <w:tr w:rsidR="00535BC9" w:rsidRPr="00535BC9" w14:paraId="0462EAD8" w14:textId="77777777" w:rsidTr="00535BC9">
        <w:trPr>
          <w:trHeight w:val="288"/>
          <w:ins w:id="542"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65CA5" w14:textId="77777777" w:rsidR="00535BC9" w:rsidRPr="00535BC9" w:rsidRDefault="00535BC9" w:rsidP="00535BC9">
            <w:pPr>
              <w:spacing w:line="240" w:lineRule="auto"/>
              <w:rPr>
                <w:ins w:id="543"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2CD213" w14:textId="77777777" w:rsidR="00535BC9" w:rsidRPr="00535BC9" w:rsidRDefault="00535BC9" w:rsidP="00535BC9">
            <w:pPr>
              <w:spacing w:line="240" w:lineRule="auto"/>
              <w:rPr>
                <w:ins w:id="544" w:author="Tariq Horan" w:date="2022-04-27T16:16:00Z"/>
                <w:rFonts w:ascii="Calibri" w:eastAsia="Times New Roman" w:hAnsi="Calibri" w:cs="Calibri"/>
                <w:color w:val="000000"/>
                <w:sz w:val="22"/>
                <w:szCs w:val="22"/>
                <w:lang w:val="en-IE" w:eastAsia="en-IE"/>
              </w:rPr>
            </w:pPr>
            <w:ins w:id="545" w:author="Tariq Horan" w:date="2022-04-27T16:16:00Z">
              <w:r w:rsidRPr="00535BC9">
                <w:rPr>
                  <w:rFonts w:ascii="Calibri" w:eastAsia="Times New Roman" w:hAnsi="Calibri" w:cs="Calibri"/>
                  <w:color w:val="000000"/>
                  <w:sz w:val="22"/>
                  <w:szCs w:val="22"/>
                  <w:lang w:eastAsia="en-IE"/>
                </w:rPr>
                <w:t>Image_id</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83FC38" w14:textId="77777777" w:rsidR="00535BC9" w:rsidRPr="00535BC9" w:rsidRDefault="00535BC9" w:rsidP="00535BC9">
            <w:pPr>
              <w:spacing w:line="240" w:lineRule="auto"/>
              <w:rPr>
                <w:ins w:id="546" w:author="Tariq Horan" w:date="2022-04-27T16:16:00Z"/>
                <w:rFonts w:ascii="Calibri" w:eastAsia="Times New Roman" w:hAnsi="Calibri" w:cs="Calibri"/>
                <w:color w:val="000000"/>
                <w:sz w:val="22"/>
                <w:szCs w:val="22"/>
                <w:lang w:val="en-IE" w:eastAsia="en-IE"/>
              </w:rPr>
            </w:pPr>
            <w:ins w:id="547"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6FCE9B" w14:textId="77777777" w:rsidR="00535BC9" w:rsidRPr="00535BC9" w:rsidRDefault="00535BC9" w:rsidP="00535BC9">
            <w:pPr>
              <w:spacing w:line="240" w:lineRule="auto"/>
              <w:rPr>
                <w:ins w:id="548"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55D71E" w14:textId="77777777" w:rsidR="00535BC9" w:rsidRPr="00535BC9" w:rsidRDefault="00535BC9" w:rsidP="00535BC9">
            <w:pPr>
              <w:spacing w:line="240" w:lineRule="auto"/>
              <w:rPr>
                <w:ins w:id="549" w:author="Tariq Horan" w:date="2022-04-27T16:16:00Z"/>
                <w:rFonts w:ascii="Calibri" w:eastAsia="Times New Roman" w:hAnsi="Calibri" w:cs="Calibri"/>
                <w:color w:val="000000"/>
                <w:sz w:val="22"/>
                <w:szCs w:val="22"/>
                <w:lang w:val="en-IE" w:eastAsia="en-IE"/>
              </w:rPr>
            </w:pPr>
            <w:ins w:id="550"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2A6654" w14:textId="77777777" w:rsidR="00535BC9" w:rsidRPr="00535BC9" w:rsidRDefault="00535BC9" w:rsidP="00535BC9">
            <w:pPr>
              <w:spacing w:line="240" w:lineRule="auto"/>
              <w:rPr>
                <w:ins w:id="551" w:author="Tariq Horan" w:date="2022-04-27T16:16:00Z"/>
                <w:rFonts w:ascii="Calibri" w:eastAsia="Times New Roman" w:hAnsi="Calibri" w:cs="Calibri"/>
                <w:color w:val="000000"/>
                <w:sz w:val="22"/>
                <w:szCs w:val="22"/>
                <w:lang w:val="en-IE" w:eastAsia="en-IE"/>
              </w:rPr>
            </w:pPr>
            <w:ins w:id="552" w:author="Tariq Horan" w:date="2022-04-27T16:16:00Z">
              <w:r w:rsidRPr="00535BC9">
                <w:rPr>
                  <w:rFonts w:ascii="Calibri" w:eastAsia="Times New Roman" w:hAnsi="Calibri" w:cs="Calibri"/>
                  <w:color w:val="000000"/>
                  <w:sz w:val="22"/>
                  <w:szCs w:val="22"/>
                  <w:lang w:eastAsia="en-IE"/>
                </w:rPr>
                <w:t>Fk</w:t>
              </w:r>
            </w:ins>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A4627A" w14:textId="77777777" w:rsidR="00535BC9" w:rsidRPr="00535BC9" w:rsidRDefault="00535BC9" w:rsidP="00535BC9">
            <w:pPr>
              <w:spacing w:line="240" w:lineRule="auto"/>
              <w:rPr>
                <w:ins w:id="553" w:author="Tariq Horan" w:date="2022-04-27T16:16:00Z"/>
                <w:rFonts w:ascii="Calibri" w:eastAsia="Times New Roman" w:hAnsi="Calibri" w:cs="Calibri"/>
                <w:color w:val="000000"/>
                <w:sz w:val="22"/>
                <w:szCs w:val="22"/>
                <w:lang w:val="en-IE" w:eastAsia="en-IE"/>
              </w:rPr>
            </w:pPr>
            <w:ins w:id="554" w:author="Tariq Horan" w:date="2022-04-27T16:16:00Z">
              <w:r w:rsidRPr="00535BC9">
                <w:rPr>
                  <w:rFonts w:ascii="Calibri" w:eastAsia="Times New Roman" w:hAnsi="Calibri" w:cs="Calibri"/>
                  <w:color w:val="000000"/>
                  <w:sz w:val="22"/>
                  <w:szCs w:val="22"/>
                  <w:lang w:eastAsia="en-IE"/>
                </w:rPr>
                <w:t>Image</w:t>
              </w:r>
            </w:ins>
          </w:p>
        </w:tc>
      </w:tr>
      <w:tr w:rsidR="00535BC9" w:rsidRPr="00535BC9" w14:paraId="405F07D8" w14:textId="77777777" w:rsidTr="00535BC9">
        <w:trPr>
          <w:trHeight w:val="288"/>
          <w:ins w:id="555"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D81225" w14:textId="77777777" w:rsidR="00535BC9" w:rsidRPr="00535BC9" w:rsidRDefault="00535BC9" w:rsidP="00535BC9">
            <w:pPr>
              <w:spacing w:line="240" w:lineRule="auto"/>
              <w:rPr>
                <w:ins w:id="556" w:author="Tariq Horan" w:date="2022-04-27T16:16:00Z"/>
                <w:rFonts w:ascii="Calibri" w:eastAsia="Times New Roman" w:hAnsi="Calibri" w:cs="Calibri"/>
                <w:color w:val="000000"/>
                <w:sz w:val="22"/>
                <w:szCs w:val="22"/>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3CFFB1" w14:textId="77777777" w:rsidR="00535BC9" w:rsidRPr="00535BC9" w:rsidRDefault="00535BC9" w:rsidP="00535BC9">
            <w:pPr>
              <w:spacing w:line="240" w:lineRule="auto"/>
              <w:rPr>
                <w:ins w:id="557" w:author="Tariq Horan" w:date="2022-04-27T16:16:00Z"/>
                <w:rFonts w:ascii="Calibri" w:eastAsia="Times New Roman" w:hAnsi="Calibri" w:cs="Calibri"/>
                <w:color w:val="000000"/>
                <w:sz w:val="22"/>
                <w:szCs w:val="22"/>
                <w:lang w:val="en-IE" w:eastAsia="en-IE"/>
              </w:rPr>
            </w:pPr>
            <w:ins w:id="558" w:author="Tariq Horan" w:date="2022-04-27T16:16:00Z">
              <w:r w:rsidRPr="00535BC9">
                <w:rPr>
                  <w:rFonts w:ascii="Calibri" w:eastAsia="Times New Roman" w:hAnsi="Calibri" w:cs="Calibri"/>
                  <w:color w:val="000000"/>
                  <w:sz w:val="22"/>
                  <w:szCs w:val="22"/>
                  <w:lang w:eastAsia="en-IE"/>
                </w:rPr>
                <w:t>Genre_id</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29F281" w14:textId="77777777" w:rsidR="00535BC9" w:rsidRPr="00535BC9" w:rsidRDefault="00535BC9" w:rsidP="00535BC9">
            <w:pPr>
              <w:spacing w:line="240" w:lineRule="auto"/>
              <w:rPr>
                <w:ins w:id="559" w:author="Tariq Horan" w:date="2022-04-27T16:16:00Z"/>
                <w:rFonts w:ascii="Calibri" w:eastAsia="Times New Roman" w:hAnsi="Calibri" w:cs="Calibri"/>
                <w:color w:val="000000"/>
                <w:sz w:val="22"/>
                <w:szCs w:val="22"/>
                <w:lang w:val="en-IE" w:eastAsia="en-IE"/>
              </w:rPr>
            </w:pPr>
            <w:ins w:id="560"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492A77" w14:textId="77777777" w:rsidR="00535BC9" w:rsidRPr="00535BC9" w:rsidRDefault="00535BC9" w:rsidP="00535BC9">
            <w:pPr>
              <w:spacing w:line="240" w:lineRule="auto"/>
              <w:rPr>
                <w:ins w:id="561"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EEC469" w14:textId="77777777" w:rsidR="00535BC9" w:rsidRPr="00535BC9" w:rsidRDefault="00535BC9" w:rsidP="00535BC9">
            <w:pPr>
              <w:spacing w:line="240" w:lineRule="auto"/>
              <w:rPr>
                <w:ins w:id="562" w:author="Tariq Horan" w:date="2022-04-27T16:16:00Z"/>
                <w:rFonts w:ascii="Calibri" w:eastAsia="Times New Roman" w:hAnsi="Calibri" w:cs="Calibri"/>
                <w:color w:val="000000"/>
                <w:sz w:val="22"/>
                <w:szCs w:val="22"/>
                <w:lang w:val="en-IE" w:eastAsia="en-IE"/>
              </w:rPr>
            </w:pPr>
            <w:ins w:id="563"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F1DE4A" w14:textId="77777777" w:rsidR="00535BC9" w:rsidRPr="00535BC9" w:rsidRDefault="00535BC9" w:rsidP="00535BC9">
            <w:pPr>
              <w:spacing w:line="240" w:lineRule="auto"/>
              <w:rPr>
                <w:ins w:id="564" w:author="Tariq Horan" w:date="2022-04-27T16:16:00Z"/>
                <w:rFonts w:ascii="Calibri" w:eastAsia="Times New Roman" w:hAnsi="Calibri" w:cs="Calibri"/>
                <w:color w:val="000000"/>
                <w:sz w:val="22"/>
                <w:szCs w:val="22"/>
                <w:lang w:val="en-IE" w:eastAsia="en-IE"/>
              </w:rPr>
            </w:pPr>
            <w:ins w:id="565" w:author="Tariq Horan" w:date="2022-04-27T16:16:00Z">
              <w:r w:rsidRPr="00535BC9">
                <w:rPr>
                  <w:rFonts w:ascii="Calibri" w:eastAsia="Times New Roman" w:hAnsi="Calibri" w:cs="Calibri"/>
                  <w:color w:val="000000"/>
                  <w:sz w:val="22"/>
                  <w:szCs w:val="22"/>
                  <w:lang w:eastAsia="en-IE"/>
                </w:rPr>
                <w:t>fk</w:t>
              </w:r>
            </w:ins>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E99751" w14:textId="77777777" w:rsidR="00535BC9" w:rsidRPr="00535BC9" w:rsidRDefault="00535BC9" w:rsidP="00535BC9">
            <w:pPr>
              <w:spacing w:line="240" w:lineRule="auto"/>
              <w:rPr>
                <w:ins w:id="566" w:author="Tariq Horan" w:date="2022-04-27T16:16:00Z"/>
                <w:rFonts w:ascii="Calibri" w:eastAsia="Times New Roman" w:hAnsi="Calibri" w:cs="Calibri"/>
                <w:color w:val="000000"/>
                <w:sz w:val="22"/>
                <w:szCs w:val="22"/>
                <w:lang w:val="en-IE" w:eastAsia="en-IE"/>
              </w:rPr>
            </w:pPr>
            <w:ins w:id="567" w:author="Tariq Horan" w:date="2022-04-27T16:16:00Z">
              <w:r w:rsidRPr="00535BC9">
                <w:rPr>
                  <w:rFonts w:ascii="Calibri" w:eastAsia="Times New Roman" w:hAnsi="Calibri" w:cs="Calibri"/>
                  <w:color w:val="000000"/>
                  <w:sz w:val="22"/>
                  <w:szCs w:val="22"/>
                  <w:lang w:eastAsia="en-IE"/>
                </w:rPr>
                <w:t>genre</w:t>
              </w:r>
            </w:ins>
          </w:p>
        </w:tc>
      </w:tr>
      <w:tr w:rsidR="00535BC9" w:rsidRPr="00535BC9" w14:paraId="605B8E45" w14:textId="77777777" w:rsidTr="00535BC9">
        <w:trPr>
          <w:trHeight w:val="288"/>
          <w:ins w:id="568"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BCC868" w14:textId="77777777" w:rsidR="00535BC9" w:rsidRPr="00535BC9" w:rsidRDefault="00535BC9" w:rsidP="00535BC9">
            <w:pPr>
              <w:spacing w:line="240" w:lineRule="auto"/>
              <w:rPr>
                <w:ins w:id="569" w:author="Tariq Horan" w:date="2022-04-27T16:16:00Z"/>
                <w:rFonts w:ascii="Calibri" w:eastAsia="Times New Roman" w:hAnsi="Calibri" w:cs="Calibri"/>
                <w:color w:val="000000"/>
                <w:sz w:val="22"/>
                <w:szCs w:val="22"/>
                <w:lang w:val="en-IE" w:eastAsia="en-IE"/>
              </w:rPr>
            </w:pPr>
            <w:ins w:id="570" w:author="Tariq Horan" w:date="2022-04-27T16:16:00Z">
              <w:r w:rsidRPr="00535BC9">
                <w:rPr>
                  <w:rFonts w:ascii="Calibri" w:eastAsia="Times New Roman" w:hAnsi="Calibri" w:cs="Calibri"/>
                  <w:color w:val="000000"/>
                  <w:sz w:val="22"/>
                  <w:szCs w:val="22"/>
                  <w:lang w:eastAsia="en-IE"/>
                </w:rPr>
                <w:t>Genre</w:t>
              </w:r>
            </w:ins>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60F694" w14:textId="77777777" w:rsidR="00535BC9" w:rsidRPr="00535BC9" w:rsidRDefault="00535BC9" w:rsidP="00535BC9">
            <w:pPr>
              <w:spacing w:line="240" w:lineRule="auto"/>
              <w:rPr>
                <w:ins w:id="571" w:author="Tariq Horan" w:date="2022-04-27T16:16:00Z"/>
                <w:rFonts w:ascii="Calibri" w:eastAsia="Times New Roman" w:hAnsi="Calibri" w:cs="Calibri"/>
                <w:color w:val="000000"/>
                <w:sz w:val="22"/>
                <w:szCs w:val="22"/>
                <w:lang w:val="en-IE" w:eastAsia="en-IE"/>
              </w:rPr>
            </w:pPr>
            <w:ins w:id="572" w:author="Tariq Horan" w:date="2022-04-27T16:16:00Z">
              <w:r w:rsidRPr="00535BC9">
                <w:rPr>
                  <w:rFonts w:ascii="Calibri" w:eastAsia="Times New Roman" w:hAnsi="Calibri" w:cs="Calibri"/>
                  <w:color w:val="000000"/>
                  <w:sz w:val="22"/>
                  <w:szCs w:val="22"/>
                  <w:lang w:eastAsia="en-IE"/>
                </w:rPr>
                <w:t>Id</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E05978" w14:textId="77777777" w:rsidR="00535BC9" w:rsidRPr="00535BC9" w:rsidRDefault="00535BC9" w:rsidP="00535BC9">
            <w:pPr>
              <w:spacing w:line="240" w:lineRule="auto"/>
              <w:rPr>
                <w:ins w:id="573" w:author="Tariq Horan" w:date="2022-04-27T16:16:00Z"/>
                <w:rFonts w:ascii="Calibri" w:eastAsia="Times New Roman" w:hAnsi="Calibri" w:cs="Calibri"/>
                <w:color w:val="000000"/>
                <w:sz w:val="22"/>
                <w:szCs w:val="22"/>
                <w:lang w:val="en-IE" w:eastAsia="en-IE"/>
              </w:rPr>
            </w:pPr>
            <w:ins w:id="574"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D511EE" w14:textId="77777777" w:rsidR="00535BC9" w:rsidRPr="00535BC9" w:rsidRDefault="00535BC9" w:rsidP="00535BC9">
            <w:pPr>
              <w:spacing w:line="240" w:lineRule="auto"/>
              <w:rPr>
                <w:ins w:id="575"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1DC04A" w14:textId="77777777" w:rsidR="00535BC9" w:rsidRPr="00535BC9" w:rsidRDefault="00535BC9" w:rsidP="00535BC9">
            <w:pPr>
              <w:spacing w:line="240" w:lineRule="auto"/>
              <w:rPr>
                <w:ins w:id="576" w:author="Tariq Horan" w:date="2022-04-27T16:16:00Z"/>
                <w:rFonts w:ascii="Calibri" w:eastAsia="Times New Roman" w:hAnsi="Calibri" w:cs="Calibri"/>
                <w:color w:val="000000"/>
                <w:sz w:val="22"/>
                <w:szCs w:val="22"/>
                <w:lang w:val="en-IE" w:eastAsia="en-IE"/>
              </w:rPr>
            </w:pPr>
            <w:ins w:id="577"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668EC7" w14:textId="77777777" w:rsidR="00535BC9" w:rsidRPr="00535BC9" w:rsidRDefault="00535BC9" w:rsidP="00535BC9">
            <w:pPr>
              <w:spacing w:line="240" w:lineRule="auto"/>
              <w:rPr>
                <w:ins w:id="578" w:author="Tariq Horan" w:date="2022-04-27T16:16:00Z"/>
                <w:rFonts w:ascii="Calibri" w:eastAsia="Times New Roman" w:hAnsi="Calibri" w:cs="Calibri"/>
                <w:color w:val="000000"/>
                <w:sz w:val="22"/>
                <w:szCs w:val="22"/>
                <w:lang w:val="en-IE" w:eastAsia="en-IE"/>
              </w:rPr>
            </w:pPr>
            <w:ins w:id="579" w:author="Tariq Horan" w:date="2022-04-27T16:16:00Z">
              <w:r w:rsidRPr="00535BC9">
                <w:rPr>
                  <w:rFonts w:ascii="Calibri" w:eastAsia="Times New Roman" w:hAnsi="Calibri" w:cs="Calibri"/>
                  <w:color w:val="000000"/>
                  <w:sz w:val="22"/>
                  <w:szCs w:val="22"/>
                  <w:lang w:eastAsia="en-IE"/>
                </w:rPr>
                <w:t>Pk</w:t>
              </w:r>
            </w:ins>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805578" w14:textId="77777777" w:rsidR="00535BC9" w:rsidRPr="00535BC9" w:rsidRDefault="00535BC9" w:rsidP="00535BC9">
            <w:pPr>
              <w:spacing w:line="240" w:lineRule="auto"/>
              <w:rPr>
                <w:ins w:id="580" w:author="Tariq Horan" w:date="2022-04-27T16:16:00Z"/>
                <w:rFonts w:ascii="Calibri" w:eastAsia="Times New Roman" w:hAnsi="Calibri" w:cs="Calibri"/>
                <w:color w:val="000000"/>
                <w:sz w:val="22"/>
                <w:szCs w:val="22"/>
                <w:lang w:val="en-IE" w:eastAsia="en-IE"/>
              </w:rPr>
            </w:pPr>
          </w:p>
        </w:tc>
      </w:tr>
      <w:tr w:rsidR="00535BC9" w:rsidRPr="00535BC9" w14:paraId="44BC0499" w14:textId="77777777" w:rsidTr="00535BC9">
        <w:trPr>
          <w:trHeight w:val="288"/>
          <w:ins w:id="581"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6DD751" w14:textId="77777777" w:rsidR="00535BC9" w:rsidRPr="00535BC9" w:rsidRDefault="00535BC9" w:rsidP="00535BC9">
            <w:pPr>
              <w:spacing w:line="240" w:lineRule="auto"/>
              <w:rPr>
                <w:ins w:id="582"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EA07A2" w14:textId="77777777" w:rsidR="00535BC9" w:rsidRPr="00535BC9" w:rsidRDefault="00535BC9" w:rsidP="00535BC9">
            <w:pPr>
              <w:spacing w:line="240" w:lineRule="auto"/>
              <w:rPr>
                <w:ins w:id="583" w:author="Tariq Horan" w:date="2022-04-27T16:16:00Z"/>
                <w:rFonts w:ascii="Calibri" w:eastAsia="Times New Roman" w:hAnsi="Calibri" w:cs="Calibri"/>
                <w:color w:val="000000"/>
                <w:sz w:val="22"/>
                <w:szCs w:val="22"/>
                <w:lang w:val="en-IE" w:eastAsia="en-IE"/>
              </w:rPr>
            </w:pPr>
            <w:ins w:id="584" w:author="Tariq Horan" w:date="2022-04-27T16:16:00Z">
              <w:r w:rsidRPr="00535BC9">
                <w:rPr>
                  <w:rFonts w:ascii="Calibri" w:eastAsia="Times New Roman" w:hAnsi="Calibri" w:cs="Calibri"/>
                  <w:color w:val="000000"/>
                  <w:sz w:val="22"/>
                  <w:szCs w:val="22"/>
                  <w:lang w:eastAsia="en-IE"/>
                </w:rPr>
                <w:t>Trainer</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339717" w14:textId="77777777" w:rsidR="00535BC9" w:rsidRPr="00535BC9" w:rsidRDefault="00535BC9" w:rsidP="00535BC9">
            <w:pPr>
              <w:spacing w:line="240" w:lineRule="auto"/>
              <w:rPr>
                <w:ins w:id="585" w:author="Tariq Horan" w:date="2022-04-27T16:16:00Z"/>
                <w:rFonts w:ascii="Calibri" w:eastAsia="Times New Roman" w:hAnsi="Calibri" w:cs="Calibri"/>
                <w:color w:val="000000"/>
                <w:sz w:val="22"/>
                <w:szCs w:val="22"/>
                <w:lang w:val="en-IE" w:eastAsia="en-IE"/>
              </w:rPr>
            </w:pPr>
            <w:ins w:id="586" w:author="Tariq Horan" w:date="2022-04-27T16:16:00Z">
              <w:r w:rsidRPr="00535BC9">
                <w:rPr>
                  <w:rFonts w:ascii="Calibri" w:eastAsia="Times New Roman" w:hAnsi="Calibri" w:cs="Calibri"/>
                  <w:color w:val="000000"/>
                  <w:sz w:val="22"/>
                  <w:szCs w:val="22"/>
                  <w:lang w:eastAsia="en-IE"/>
                </w:rPr>
                <w:t>Varvhar</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37FA8A" w14:textId="77777777" w:rsidR="00535BC9" w:rsidRPr="00535BC9" w:rsidRDefault="00535BC9" w:rsidP="00535BC9">
            <w:pPr>
              <w:spacing w:line="240" w:lineRule="auto"/>
              <w:rPr>
                <w:ins w:id="587"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9347EB" w14:textId="77777777" w:rsidR="00535BC9" w:rsidRPr="00535BC9" w:rsidRDefault="00535BC9" w:rsidP="00535BC9">
            <w:pPr>
              <w:spacing w:line="240" w:lineRule="auto"/>
              <w:rPr>
                <w:ins w:id="588" w:author="Tariq Horan" w:date="2022-04-27T16:16:00Z"/>
                <w:rFonts w:ascii="Calibri" w:eastAsia="Times New Roman" w:hAnsi="Calibri" w:cs="Calibri"/>
                <w:color w:val="000000"/>
                <w:sz w:val="22"/>
                <w:szCs w:val="22"/>
                <w:lang w:val="en-IE" w:eastAsia="en-IE"/>
              </w:rPr>
            </w:pPr>
            <w:ins w:id="589"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3AB64C" w14:textId="77777777" w:rsidR="00535BC9" w:rsidRPr="00535BC9" w:rsidRDefault="00535BC9" w:rsidP="00535BC9">
            <w:pPr>
              <w:spacing w:line="240" w:lineRule="auto"/>
              <w:rPr>
                <w:ins w:id="590"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7056BA" w14:textId="77777777" w:rsidR="00535BC9" w:rsidRPr="00535BC9" w:rsidRDefault="00535BC9" w:rsidP="00535BC9">
            <w:pPr>
              <w:spacing w:line="240" w:lineRule="auto"/>
              <w:rPr>
                <w:ins w:id="591" w:author="Tariq Horan" w:date="2022-04-27T16:16:00Z"/>
                <w:rFonts w:ascii="Times New Roman" w:eastAsia="Times New Roman" w:hAnsi="Times New Roman" w:cs="Times New Roman"/>
                <w:sz w:val="20"/>
                <w:szCs w:val="20"/>
                <w:lang w:val="en-IE" w:eastAsia="en-IE"/>
              </w:rPr>
            </w:pPr>
          </w:p>
        </w:tc>
      </w:tr>
      <w:tr w:rsidR="00535BC9" w:rsidRPr="00535BC9" w14:paraId="03C734DD" w14:textId="77777777" w:rsidTr="00535BC9">
        <w:trPr>
          <w:trHeight w:val="288"/>
          <w:ins w:id="592"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09320D" w14:textId="77777777" w:rsidR="00535BC9" w:rsidRPr="00535BC9" w:rsidRDefault="00535BC9" w:rsidP="00535BC9">
            <w:pPr>
              <w:spacing w:line="240" w:lineRule="auto"/>
              <w:rPr>
                <w:ins w:id="593"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D22013" w14:textId="77777777" w:rsidR="00535BC9" w:rsidRPr="00535BC9" w:rsidRDefault="00535BC9" w:rsidP="00535BC9">
            <w:pPr>
              <w:spacing w:line="240" w:lineRule="auto"/>
              <w:rPr>
                <w:ins w:id="594" w:author="Tariq Horan" w:date="2022-04-27T16:16:00Z"/>
                <w:rFonts w:ascii="Calibri" w:eastAsia="Times New Roman" w:hAnsi="Calibri" w:cs="Calibri"/>
                <w:color w:val="000000"/>
                <w:sz w:val="22"/>
                <w:szCs w:val="22"/>
                <w:lang w:val="en-IE" w:eastAsia="en-IE"/>
              </w:rPr>
            </w:pPr>
            <w:ins w:id="595" w:author="Tariq Horan" w:date="2022-04-27T16:16:00Z">
              <w:r w:rsidRPr="00535BC9">
                <w:rPr>
                  <w:rFonts w:ascii="Calibri" w:eastAsia="Times New Roman" w:hAnsi="Calibri" w:cs="Calibri"/>
                  <w:color w:val="000000"/>
                  <w:sz w:val="22"/>
                  <w:szCs w:val="22"/>
                  <w:lang w:eastAsia="en-IE"/>
                </w:rPr>
                <w:t>Boot</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253C6A" w14:textId="77777777" w:rsidR="00535BC9" w:rsidRPr="00535BC9" w:rsidRDefault="00535BC9" w:rsidP="00535BC9">
            <w:pPr>
              <w:spacing w:line="240" w:lineRule="auto"/>
              <w:rPr>
                <w:ins w:id="596" w:author="Tariq Horan" w:date="2022-04-27T16:16:00Z"/>
                <w:rFonts w:ascii="Calibri" w:eastAsia="Times New Roman" w:hAnsi="Calibri" w:cs="Calibri"/>
                <w:color w:val="000000"/>
                <w:sz w:val="22"/>
                <w:szCs w:val="22"/>
                <w:lang w:val="en-IE" w:eastAsia="en-IE"/>
              </w:rPr>
            </w:pPr>
            <w:ins w:id="597"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8B7B3B" w14:textId="77777777" w:rsidR="00535BC9" w:rsidRPr="00535BC9" w:rsidRDefault="00535BC9" w:rsidP="00535BC9">
            <w:pPr>
              <w:spacing w:line="240" w:lineRule="auto"/>
              <w:rPr>
                <w:ins w:id="598"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0386A4" w14:textId="77777777" w:rsidR="00535BC9" w:rsidRPr="00535BC9" w:rsidRDefault="00535BC9" w:rsidP="00535BC9">
            <w:pPr>
              <w:spacing w:line="240" w:lineRule="auto"/>
              <w:rPr>
                <w:ins w:id="599" w:author="Tariq Horan" w:date="2022-04-27T16:16:00Z"/>
                <w:rFonts w:ascii="Calibri" w:eastAsia="Times New Roman" w:hAnsi="Calibri" w:cs="Calibri"/>
                <w:color w:val="000000"/>
                <w:sz w:val="22"/>
                <w:szCs w:val="22"/>
                <w:lang w:val="en-IE" w:eastAsia="en-IE"/>
              </w:rPr>
            </w:pPr>
            <w:ins w:id="600"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50ECE2" w14:textId="77777777" w:rsidR="00535BC9" w:rsidRPr="00535BC9" w:rsidRDefault="00535BC9" w:rsidP="00535BC9">
            <w:pPr>
              <w:spacing w:line="240" w:lineRule="auto"/>
              <w:rPr>
                <w:ins w:id="601"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9C99DB" w14:textId="77777777" w:rsidR="00535BC9" w:rsidRPr="00535BC9" w:rsidRDefault="00535BC9" w:rsidP="00535BC9">
            <w:pPr>
              <w:spacing w:line="240" w:lineRule="auto"/>
              <w:rPr>
                <w:ins w:id="602" w:author="Tariq Horan" w:date="2022-04-27T16:16:00Z"/>
                <w:rFonts w:ascii="Times New Roman" w:eastAsia="Times New Roman" w:hAnsi="Times New Roman" w:cs="Times New Roman"/>
                <w:sz w:val="20"/>
                <w:szCs w:val="20"/>
                <w:lang w:val="en-IE" w:eastAsia="en-IE"/>
              </w:rPr>
            </w:pPr>
          </w:p>
        </w:tc>
      </w:tr>
      <w:tr w:rsidR="00535BC9" w:rsidRPr="00535BC9" w14:paraId="059067EA" w14:textId="77777777" w:rsidTr="00535BC9">
        <w:trPr>
          <w:trHeight w:val="288"/>
          <w:ins w:id="603"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43AEA5" w14:textId="77777777" w:rsidR="00535BC9" w:rsidRPr="00535BC9" w:rsidRDefault="00535BC9" w:rsidP="00535BC9">
            <w:pPr>
              <w:spacing w:line="240" w:lineRule="auto"/>
              <w:rPr>
                <w:ins w:id="604"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8FB7CD" w14:textId="77777777" w:rsidR="00535BC9" w:rsidRPr="00535BC9" w:rsidRDefault="00535BC9" w:rsidP="00535BC9">
            <w:pPr>
              <w:spacing w:line="240" w:lineRule="auto"/>
              <w:rPr>
                <w:ins w:id="605" w:author="Tariq Horan" w:date="2022-04-27T16:16:00Z"/>
                <w:rFonts w:ascii="Calibri" w:eastAsia="Times New Roman" w:hAnsi="Calibri" w:cs="Calibri"/>
                <w:color w:val="000000"/>
                <w:sz w:val="22"/>
                <w:szCs w:val="22"/>
                <w:lang w:val="en-IE" w:eastAsia="en-IE"/>
              </w:rPr>
            </w:pPr>
            <w:ins w:id="606" w:author="Tariq Horan" w:date="2022-04-27T16:16:00Z">
              <w:r w:rsidRPr="00535BC9">
                <w:rPr>
                  <w:rFonts w:ascii="Calibri" w:eastAsia="Times New Roman" w:hAnsi="Calibri" w:cs="Calibri"/>
                  <w:color w:val="000000"/>
                  <w:sz w:val="22"/>
                  <w:szCs w:val="22"/>
                  <w:lang w:eastAsia="en-IE"/>
                </w:rPr>
                <w:t>Lifestyle</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8AEE5D" w14:textId="77777777" w:rsidR="00535BC9" w:rsidRPr="00535BC9" w:rsidRDefault="00535BC9" w:rsidP="00535BC9">
            <w:pPr>
              <w:spacing w:line="240" w:lineRule="auto"/>
              <w:rPr>
                <w:ins w:id="607" w:author="Tariq Horan" w:date="2022-04-27T16:16:00Z"/>
                <w:rFonts w:ascii="Calibri" w:eastAsia="Times New Roman" w:hAnsi="Calibri" w:cs="Calibri"/>
                <w:color w:val="000000"/>
                <w:sz w:val="22"/>
                <w:szCs w:val="22"/>
                <w:lang w:val="en-IE" w:eastAsia="en-IE"/>
              </w:rPr>
            </w:pPr>
            <w:ins w:id="608"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E75D26" w14:textId="77777777" w:rsidR="00535BC9" w:rsidRPr="00535BC9" w:rsidRDefault="00535BC9" w:rsidP="00535BC9">
            <w:pPr>
              <w:spacing w:line="240" w:lineRule="auto"/>
              <w:rPr>
                <w:ins w:id="609"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ED3BEB" w14:textId="77777777" w:rsidR="00535BC9" w:rsidRPr="00535BC9" w:rsidRDefault="00535BC9" w:rsidP="00535BC9">
            <w:pPr>
              <w:spacing w:line="240" w:lineRule="auto"/>
              <w:rPr>
                <w:ins w:id="610" w:author="Tariq Horan" w:date="2022-04-27T16:16:00Z"/>
                <w:rFonts w:ascii="Calibri" w:eastAsia="Times New Roman" w:hAnsi="Calibri" w:cs="Calibri"/>
                <w:color w:val="000000"/>
                <w:sz w:val="22"/>
                <w:szCs w:val="22"/>
                <w:lang w:val="en-IE" w:eastAsia="en-IE"/>
              </w:rPr>
            </w:pPr>
            <w:ins w:id="611"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207A4B" w14:textId="77777777" w:rsidR="00535BC9" w:rsidRPr="00535BC9" w:rsidRDefault="00535BC9" w:rsidP="00535BC9">
            <w:pPr>
              <w:spacing w:line="240" w:lineRule="auto"/>
              <w:rPr>
                <w:ins w:id="612"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005381" w14:textId="77777777" w:rsidR="00535BC9" w:rsidRPr="00535BC9" w:rsidRDefault="00535BC9" w:rsidP="00535BC9">
            <w:pPr>
              <w:spacing w:line="240" w:lineRule="auto"/>
              <w:rPr>
                <w:ins w:id="613" w:author="Tariq Horan" w:date="2022-04-27T16:16:00Z"/>
                <w:rFonts w:ascii="Times New Roman" w:eastAsia="Times New Roman" w:hAnsi="Times New Roman" w:cs="Times New Roman"/>
                <w:sz w:val="20"/>
                <w:szCs w:val="20"/>
                <w:lang w:val="en-IE" w:eastAsia="en-IE"/>
              </w:rPr>
            </w:pPr>
          </w:p>
        </w:tc>
      </w:tr>
      <w:tr w:rsidR="00535BC9" w:rsidRPr="00535BC9" w14:paraId="72486F3C" w14:textId="77777777" w:rsidTr="00535BC9">
        <w:trPr>
          <w:trHeight w:val="288"/>
          <w:ins w:id="614"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EF2CCA" w14:textId="77777777" w:rsidR="00535BC9" w:rsidRPr="00535BC9" w:rsidRDefault="00535BC9" w:rsidP="00535BC9">
            <w:pPr>
              <w:spacing w:line="240" w:lineRule="auto"/>
              <w:rPr>
                <w:ins w:id="615"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95FE5F" w14:textId="77777777" w:rsidR="00535BC9" w:rsidRPr="00535BC9" w:rsidRDefault="00535BC9" w:rsidP="00535BC9">
            <w:pPr>
              <w:spacing w:line="240" w:lineRule="auto"/>
              <w:rPr>
                <w:ins w:id="616" w:author="Tariq Horan" w:date="2022-04-27T16:16:00Z"/>
                <w:rFonts w:ascii="Calibri" w:eastAsia="Times New Roman" w:hAnsi="Calibri" w:cs="Calibri"/>
                <w:color w:val="000000"/>
                <w:sz w:val="22"/>
                <w:szCs w:val="22"/>
                <w:lang w:val="en-IE" w:eastAsia="en-IE"/>
              </w:rPr>
            </w:pPr>
            <w:ins w:id="617" w:author="Tariq Horan" w:date="2022-04-27T16:16:00Z">
              <w:r w:rsidRPr="00535BC9">
                <w:rPr>
                  <w:rFonts w:ascii="Calibri" w:eastAsia="Times New Roman" w:hAnsi="Calibri" w:cs="Calibri"/>
                  <w:color w:val="000000"/>
                  <w:sz w:val="22"/>
                  <w:szCs w:val="22"/>
                  <w:lang w:eastAsia="en-IE"/>
                </w:rPr>
                <w:t>classics</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4C7D2B" w14:textId="77777777" w:rsidR="00535BC9" w:rsidRPr="00535BC9" w:rsidRDefault="00535BC9" w:rsidP="00535BC9">
            <w:pPr>
              <w:spacing w:line="240" w:lineRule="auto"/>
              <w:rPr>
                <w:ins w:id="618" w:author="Tariq Horan" w:date="2022-04-27T16:16:00Z"/>
                <w:rFonts w:ascii="Calibri" w:eastAsia="Times New Roman" w:hAnsi="Calibri" w:cs="Calibri"/>
                <w:color w:val="000000"/>
                <w:sz w:val="22"/>
                <w:szCs w:val="22"/>
                <w:lang w:val="en-IE" w:eastAsia="en-IE"/>
              </w:rPr>
            </w:pPr>
            <w:ins w:id="619"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6AC1B8" w14:textId="77777777" w:rsidR="00535BC9" w:rsidRPr="00535BC9" w:rsidRDefault="00535BC9" w:rsidP="00535BC9">
            <w:pPr>
              <w:spacing w:line="240" w:lineRule="auto"/>
              <w:rPr>
                <w:ins w:id="620"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96ADA6" w14:textId="77777777" w:rsidR="00535BC9" w:rsidRPr="00535BC9" w:rsidRDefault="00535BC9" w:rsidP="00535BC9">
            <w:pPr>
              <w:spacing w:line="240" w:lineRule="auto"/>
              <w:rPr>
                <w:ins w:id="621" w:author="Tariq Horan" w:date="2022-04-27T16:16:00Z"/>
                <w:rFonts w:ascii="Calibri" w:eastAsia="Times New Roman" w:hAnsi="Calibri" w:cs="Calibri"/>
                <w:color w:val="000000"/>
                <w:sz w:val="22"/>
                <w:szCs w:val="22"/>
                <w:lang w:val="en-IE" w:eastAsia="en-IE"/>
              </w:rPr>
            </w:pPr>
            <w:ins w:id="622"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90923E" w14:textId="77777777" w:rsidR="00535BC9" w:rsidRPr="00535BC9" w:rsidRDefault="00535BC9" w:rsidP="00535BC9">
            <w:pPr>
              <w:spacing w:line="240" w:lineRule="auto"/>
              <w:rPr>
                <w:ins w:id="623"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4745AA" w14:textId="77777777" w:rsidR="00535BC9" w:rsidRPr="00535BC9" w:rsidRDefault="00535BC9" w:rsidP="00535BC9">
            <w:pPr>
              <w:spacing w:line="240" w:lineRule="auto"/>
              <w:rPr>
                <w:ins w:id="624" w:author="Tariq Horan" w:date="2022-04-27T16:16:00Z"/>
                <w:rFonts w:ascii="Times New Roman" w:eastAsia="Times New Roman" w:hAnsi="Times New Roman" w:cs="Times New Roman"/>
                <w:sz w:val="20"/>
                <w:szCs w:val="20"/>
                <w:lang w:val="en-IE" w:eastAsia="en-IE"/>
              </w:rPr>
            </w:pPr>
          </w:p>
        </w:tc>
      </w:tr>
      <w:tr w:rsidR="00535BC9" w:rsidRPr="00535BC9" w14:paraId="662B97F0" w14:textId="77777777" w:rsidTr="00535BC9">
        <w:trPr>
          <w:trHeight w:val="288"/>
          <w:ins w:id="625"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040E3" w14:textId="77777777" w:rsidR="00535BC9" w:rsidRPr="00535BC9" w:rsidRDefault="00535BC9" w:rsidP="00535BC9">
            <w:pPr>
              <w:spacing w:line="240" w:lineRule="auto"/>
              <w:rPr>
                <w:ins w:id="626" w:author="Tariq Horan" w:date="2022-04-27T16:16:00Z"/>
                <w:rFonts w:ascii="Calibri" w:eastAsia="Times New Roman" w:hAnsi="Calibri" w:cs="Calibri"/>
                <w:color w:val="000000"/>
                <w:sz w:val="22"/>
                <w:szCs w:val="22"/>
                <w:lang w:val="en-IE" w:eastAsia="en-IE"/>
              </w:rPr>
            </w:pPr>
            <w:ins w:id="627" w:author="Tariq Horan" w:date="2022-04-27T16:16:00Z">
              <w:r w:rsidRPr="00535BC9">
                <w:rPr>
                  <w:rFonts w:ascii="Calibri" w:eastAsia="Times New Roman" w:hAnsi="Calibri" w:cs="Calibri"/>
                  <w:color w:val="000000"/>
                  <w:sz w:val="22"/>
                  <w:szCs w:val="22"/>
                  <w:lang w:eastAsia="en-IE"/>
                </w:rPr>
                <w:t>Customers</w:t>
              </w:r>
            </w:ins>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263A7A" w14:textId="77777777" w:rsidR="00535BC9" w:rsidRPr="00535BC9" w:rsidRDefault="00535BC9" w:rsidP="00535BC9">
            <w:pPr>
              <w:spacing w:line="240" w:lineRule="auto"/>
              <w:rPr>
                <w:ins w:id="628" w:author="Tariq Horan" w:date="2022-04-27T16:16:00Z"/>
                <w:rFonts w:ascii="Calibri" w:eastAsia="Times New Roman" w:hAnsi="Calibri" w:cs="Calibri"/>
                <w:color w:val="000000"/>
                <w:sz w:val="22"/>
                <w:szCs w:val="22"/>
                <w:lang w:val="en-IE" w:eastAsia="en-IE"/>
              </w:rPr>
            </w:pPr>
            <w:ins w:id="629" w:author="Tariq Horan" w:date="2022-04-27T16:16:00Z">
              <w:r w:rsidRPr="00535BC9">
                <w:rPr>
                  <w:rFonts w:ascii="Calibri" w:eastAsia="Times New Roman" w:hAnsi="Calibri" w:cs="Calibri"/>
                  <w:color w:val="000000"/>
                  <w:sz w:val="22"/>
                  <w:szCs w:val="22"/>
                  <w:lang w:eastAsia="en-IE"/>
                </w:rPr>
                <w:t>Id</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9E3763" w14:textId="77777777" w:rsidR="00535BC9" w:rsidRPr="00535BC9" w:rsidRDefault="00535BC9" w:rsidP="00535BC9">
            <w:pPr>
              <w:spacing w:line="240" w:lineRule="auto"/>
              <w:rPr>
                <w:ins w:id="630" w:author="Tariq Horan" w:date="2022-04-27T16:16:00Z"/>
                <w:rFonts w:ascii="Calibri" w:eastAsia="Times New Roman" w:hAnsi="Calibri" w:cs="Calibri"/>
                <w:color w:val="000000"/>
                <w:sz w:val="22"/>
                <w:szCs w:val="22"/>
                <w:lang w:val="en-IE" w:eastAsia="en-IE"/>
              </w:rPr>
            </w:pPr>
            <w:ins w:id="631"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BF7501" w14:textId="77777777" w:rsidR="00535BC9" w:rsidRPr="00535BC9" w:rsidRDefault="00535BC9" w:rsidP="00535BC9">
            <w:pPr>
              <w:spacing w:line="240" w:lineRule="auto"/>
              <w:rPr>
                <w:ins w:id="632"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F88F5D" w14:textId="77777777" w:rsidR="00535BC9" w:rsidRPr="00535BC9" w:rsidRDefault="00535BC9" w:rsidP="00535BC9">
            <w:pPr>
              <w:spacing w:line="240" w:lineRule="auto"/>
              <w:rPr>
                <w:ins w:id="633" w:author="Tariq Horan" w:date="2022-04-27T16:16:00Z"/>
                <w:rFonts w:ascii="Calibri" w:eastAsia="Times New Roman" w:hAnsi="Calibri" w:cs="Calibri"/>
                <w:color w:val="000000"/>
                <w:sz w:val="22"/>
                <w:szCs w:val="22"/>
                <w:lang w:val="en-IE" w:eastAsia="en-IE"/>
              </w:rPr>
            </w:pPr>
            <w:ins w:id="634"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A0C11F" w14:textId="77777777" w:rsidR="00535BC9" w:rsidRPr="00535BC9" w:rsidRDefault="00535BC9" w:rsidP="00535BC9">
            <w:pPr>
              <w:spacing w:line="240" w:lineRule="auto"/>
              <w:rPr>
                <w:ins w:id="635" w:author="Tariq Horan" w:date="2022-04-27T16:16:00Z"/>
                <w:rFonts w:ascii="Calibri" w:eastAsia="Times New Roman" w:hAnsi="Calibri" w:cs="Calibri"/>
                <w:color w:val="000000"/>
                <w:sz w:val="22"/>
                <w:szCs w:val="22"/>
                <w:lang w:val="en-IE" w:eastAsia="en-IE"/>
              </w:rPr>
            </w:pPr>
            <w:ins w:id="636" w:author="Tariq Horan" w:date="2022-04-27T16:16:00Z">
              <w:r w:rsidRPr="00535BC9">
                <w:rPr>
                  <w:rFonts w:ascii="Calibri" w:eastAsia="Times New Roman" w:hAnsi="Calibri" w:cs="Calibri"/>
                  <w:color w:val="000000"/>
                  <w:sz w:val="22"/>
                  <w:szCs w:val="22"/>
                  <w:lang w:eastAsia="en-IE"/>
                </w:rPr>
                <w:t>Pk</w:t>
              </w:r>
            </w:ins>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1D900B" w14:textId="77777777" w:rsidR="00535BC9" w:rsidRPr="00535BC9" w:rsidRDefault="00535BC9" w:rsidP="00535BC9">
            <w:pPr>
              <w:spacing w:line="240" w:lineRule="auto"/>
              <w:rPr>
                <w:ins w:id="637" w:author="Tariq Horan" w:date="2022-04-27T16:16:00Z"/>
                <w:rFonts w:ascii="Calibri" w:eastAsia="Times New Roman" w:hAnsi="Calibri" w:cs="Calibri"/>
                <w:color w:val="000000"/>
                <w:sz w:val="22"/>
                <w:szCs w:val="22"/>
                <w:lang w:val="en-IE" w:eastAsia="en-IE"/>
              </w:rPr>
            </w:pPr>
          </w:p>
        </w:tc>
      </w:tr>
      <w:tr w:rsidR="00535BC9" w:rsidRPr="00535BC9" w14:paraId="630C3C76" w14:textId="77777777" w:rsidTr="00535BC9">
        <w:trPr>
          <w:trHeight w:val="288"/>
          <w:ins w:id="638"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70B6E5" w14:textId="77777777" w:rsidR="00535BC9" w:rsidRPr="00535BC9" w:rsidRDefault="00535BC9" w:rsidP="00535BC9">
            <w:pPr>
              <w:spacing w:line="240" w:lineRule="auto"/>
              <w:rPr>
                <w:ins w:id="639"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2532ED" w14:textId="77777777" w:rsidR="00535BC9" w:rsidRPr="00535BC9" w:rsidRDefault="00535BC9" w:rsidP="00535BC9">
            <w:pPr>
              <w:spacing w:line="240" w:lineRule="auto"/>
              <w:rPr>
                <w:ins w:id="640" w:author="Tariq Horan" w:date="2022-04-27T16:16:00Z"/>
                <w:rFonts w:ascii="Calibri" w:eastAsia="Times New Roman" w:hAnsi="Calibri" w:cs="Calibri"/>
                <w:color w:val="000000"/>
                <w:sz w:val="22"/>
                <w:szCs w:val="22"/>
                <w:lang w:val="en-IE" w:eastAsia="en-IE"/>
              </w:rPr>
            </w:pPr>
            <w:ins w:id="641" w:author="Tariq Horan" w:date="2022-04-27T16:16:00Z">
              <w:r w:rsidRPr="00535BC9">
                <w:rPr>
                  <w:rFonts w:ascii="Calibri" w:eastAsia="Times New Roman" w:hAnsi="Calibri" w:cs="Calibri"/>
                  <w:color w:val="000000"/>
                  <w:sz w:val="22"/>
                  <w:szCs w:val="22"/>
                  <w:lang w:eastAsia="en-IE"/>
                </w:rPr>
                <w:t>User_id</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1F8FBB" w14:textId="77777777" w:rsidR="00535BC9" w:rsidRPr="00535BC9" w:rsidRDefault="00535BC9" w:rsidP="00535BC9">
            <w:pPr>
              <w:spacing w:line="240" w:lineRule="auto"/>
              <w:rPr>
                <w:ins w:id="642" w:author="Tariq Horan" w:date="2022-04-27T16:16:00Z"/>
                <w:rFonts w:ascii="Calibri" w:eastAsia="Times New Roman" w:hAnsi="Calibri" w:cs="Calibri"/>
                <w:color w:val="000000"/>
                <w:sz w:val="22"/>
                <w:szCs w:val="22"/>
                <w:lang w:val="en-IE" w:eastAsia="en-IE"/>
              </w:rPr>
            </w:pPr>
            <w:ins w:id="643"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D9C669" w14:textId="77777777" w:rsidR="00535BC9" w:rsidRPr="00535BC9" w:rsidRDefault="00535BC9" w:rsidP="00535BC9">
            <w:pPr>
              <w:spacing w:line="240" w:lineRule="auto"/>
              <w:rPr>
                <w:ins w:id="644"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9D7CF1" w14:textId="77777777" w:rsidR="00535BC9" w:rsidRPr="00535BC9" w:rsidRDefault="00535BC9" w:rsidP="00535BC9">
            <w:pPr>
              <w:spacing w:line="240" w:lineRule="auto"/>
              <w:rPr>
                <w:ins w:id="645" w:author="Tariq Horan" w:date="2022-04-27T16:16:00Z"/>
                <w:rFonts w:ascii="Calibri" w:eastAsia="Times New Roman" w:hAnsi="Calibri" w:cs="Calibri"/>
                <w:color w:val="000000"/>
                <w:sz w:val="22"/>
                <w:szCs w:val="22"/>
                <w:lang w:val="en-IE" w:eastAsia="en-IE"/>
              </w:rPr>
            </w:pPr>
            <w:ins w:id="646"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CEF861" w14:textId="77777777" w:rsidR="00535BC9" w:rsidRPr="00535BC9" w:rsidRDefault="00535BC9" w:rsidP="00535BC9">
            <w:pPr>
              <w:spacing w:line="240" w:lineRule="auto"/>
              <w:rPr>
                <w:ins w:id="647" w:author="Tariq Horan" w:date="2022-04-27T16:16:00Z"/>
                <w:rFonts w:ascii="Calibri" w:eastAsia="Times New Roman" w:hAnsi="Calibri" w:cs="Calibri"/>
                <w:color w:val="000000"/>
                <w:sz w:val="22"/>
                <w:szCs w:val="22"/>
                <w:lang w:val="en-IE" w:eastAsia="en-IE"/>
              </w:rPr>
            </w:pPr>
            <w:ins w:id="648" w:author="Tariq Horan" w:date="2022-04-27T16:16:00Z">
              <w:r w:rsidRPr="00535BC9">
                <w:rPr>
                  <w:rFonts w:ascii="Calibri" w:eastAsia="Times New Roman" w:hAnsi="Calibri" w:cs="Calibri"/>
                  <w:color w:val="000000"/>
                  <w:sz w:val="22"/>
                  <w:szCs w:val="22"/>
                  <w:lang w:eastAsia="en-IE"/>
                </w:rPr>
                <w:t>Fk</w:t>
              </w:r>
            </w:ins>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1B5802" w14:textId="77777777" w:rsidR="00535BC9" w:rsidRPr="00535BC9" w:rsidRDefault="00535BC9" w:rsidP="00535BC9">
            <w:pPr>
              <w:spacing w:line="240" w:lineRule="auto"/>
              <w:rPr>
                <w:ins w:id="649" w:author="Tariq Horan" w:date="2022-04-27T16:16:00Z"/>
                <w:rFonts w:ascii="Calibri" w:eastAsia="Times New Roman" w:hAnsi="Calibri" w:cs="Calibri"/>
                <w:color w:val="000000"/>
                <w:sz w:val="22"/>
                <w:szCs w:val="22"/>
                <w:lang w:val="en-IE" w:eastAsia="en-IE"/>
              </w:rPr>
            </w:pPr>
            <w:ins w:id="650" w:author="Tariq Horan" w:date="2022-04-27T16:16:00Z">
              <w:r w:rsidRPr="00535BC9">
                <w:rPr>
                  <w:rFonts w:ascii="Calibri" w:eastAsia="Times New Roman" w:hAnsi="Calibri" w:cs="Calibri"/>
                  <w:color w:val="000000"/>
                  <w:sz w:val="22"/>
                  <w:szCs w:val="22"/>
                  <w:lang w:eastAsia="en-IE"/>
                </w:rPr>
                <w:t>User</w:t>
              </w:r>
            </w:ins>
          </w:p>
        </w:tc>
      </w:tr>
      <w:tr w:rsidR="00535BC9" w:rsidRPr="00535BC9" w14:paraId="1F10228F" w14:textId="77777777" w:rsidTr="00535BC9">
        <w:trPr>
          <w:trHeight w:val="288"/>
          <w:ins w:id="651"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785EE5" w14:textId="77777777" w:rsidR="00535BC9" w:rsidRPr="00535BC9" w:rsidRDefault="00535BC9" w:rsidP="00535BC9">
            <w:pPr>
              <w:spacing w:line="240" w:lineRule="auto"/>
              <w:rPr>
                <w:ins w:id="652" w:author="Tariq Horan" w:date="2022-04-27T16:16:00Z"/>
                <w:rFonts w:ascii="Calibri" w:eastAsia="Times New Roman" w:hAnsi="Calibri" w:cs="Calibri"/>
                <w:color w:val="000000"/>
                <w:sz w:val="22"/>
                <w:szCs w:val="22"/>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DD63D7" w14:textId="77777777" w:rsidR="00535BC9" w:rsidRPr="00535BC9" w:rsidRDefault="00535BC9" w:rsidP="00535BC9">
            <w:pPr>
              <w:spacing w:line="240" w:lineRule="auto"/>
              <w:rPr>
                <w:ins w:id="653" w:author="Tariq Horan" w:date="2022-04-27T16:16:00Z"/>
                <w:rFonts w:ascii="Times New Roman" w:eastAsia="Times New Roman" w:hAnsi="Times New Roman" w:cs="Times New Roman"/>
                <w:sz w:val="20"/>
                <w:szCs w:val="20"/>
                <w:lang w:val="en-IE" w:eastAsia="en-IE"/>
              </w:rPr>
            </w:pP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4BF11E" w14:textId="77777777" w:rsidR="00535BC9" w:rsidRPr="00535BC9" w:rsidRDefault="00535BC9" w:rsidP="00535BC9">
            <w:pPr>
              <w:spacing w:line="240" w:lineRule="auto"/>
              <w:rPr>
                <w:ins w:id="654"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6DE6B6" w14:textId="77777777" w:rsidR="00535BC9" w:rsidRPr="00535BC9" w:rsidRDefault="00535BC9" w:rsidP="00535BC9">
            <w:pPr>
              <w:spacing w:line="240" w:lineRule="auto"/>
              <w:rPr>
                <w:ins w:id="655" w:author="Tariq Horan" w:date="2022-04-27T16:16:00Z"/>
                <w:rFonts w:ascii="Times New Roman" w:eastAsia="Times New Roman" w:hAnsi="Times New Roman" w:cs="Times New Roman"/>
                <w:sz w:val="20"/>
                <w:szCs w:val="20"/>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38B3A6" w14:textId="77777777" w:rsidR="00535BC9" w:rsidRPr="00535BC9" w:rsidRDefault="00535BC9" w:rsidP="00535BC9">
            <w:pPr>
              <w:spacing w:line="240" w:lineRule="auto"/>
              <w:rPr>
                <w:ins w:id="656"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50D7ED" w14:textId="77777777" w:rsidR="00535BC9" w:rsidRPr="00535BC9" w:rsidRDefault="00535BC9" w:rsidP="00535BC9">
            <w:pPr>
              <w:spacing w:line="240" w:lineRule="auto"/>
              <w:rPr>
                <w:ins w:id="657"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7852E0" w14:textId="77777777" w:rsidR="00535BC9" w:rsidRPr="00535BC9" w:rsidRDefault="00535BC9" w:rsidP="00535BC9">
            <w:pPr>
              <w:spacing w:line="240" w:lineRule="auto"/>
              <w:rPr>
                <w:ins w:id="658" w:author="Tariq Horan" w:date="2022-04-27T16:16:00Z"/>
                <w:rFonts w:ascii="Times New Roman" w:eastAsia="Times New Roman" w:hAnsi="Times New Roman" w:cs="Times New Roman"/>
                <w:sz w:val="20"/>
                <w:szCs w:val="20"/>
                <w:lang w:val="en-IE" w:eastAsia="en-IE"/>
              </w:rPr>
            </w:pPr>
          </w:p>
        </w:tc>
      </w:tr>
      <w:tr w:rsidR="00535BC9" w:rsidRPr="00535BC9" w14:paraId="092C8A40" w14:textId="77777777" w:rsidTr="00535BC9">
        <w:trPr>
          <w:trHeight w:val="288"/>
          <w:ins w:id="659"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0A90DB" w14:textId="77777777" w:rsidR="00535BC9" w:rsidRPr="00535BC9" w:rsidRDefault="00535BC9" w:rsidP="00535BC9">
            <w:pPr>
              <w:spacing w:line="240" w:lineRule="auto"/>
              <w:rPr>
                <w:ins w:id="660" w:author="Tariq Horan" w:date="2022-04-27T16:16:00Z"/>
                <w:rFonts w:ascii="Calibri" w:eastAsia="Times New Roman" w:hAnsi="Calibri" w:cs="Calibri"/>
                <w:color w:val="000000"/>
                <w:sz w:val="22"/>
                <w:szCs w:val="22"/>
                <w:lang w:val="en-IE" w:eastAsia="en-IE"/>
              </w:rPr>
            </w:pPr>
            <w:ins w:id="661" w:author="Tariq Horan" w:date="2022-04-27T16:16:00Z">
              <w:r w:rsidRPr="00535BC9">
                <w:rPr>
                  <w:rFonts w:ascii="Calibri" w:eastAsia="Times New Roman" w:hAnsi="Calibri" w:cs="Calibri"/>
                  <w:color w:val="000000"/>
                  <w:sz w:val="22"/>
                  <w:szCs w:val="22"/>
                  <w:lang w:eastAsia="en-IE"/>
                </w:rPr>
                <w:t>User</w:t>
              </w:r>
            </w:ins>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63F149" w14:textId="77777777" w:rsidR="00535BC9" w:rsidRPr="00535BC9" w:rsidRDefault="00535BC9" w:rsidP="00535BC9">
            <w:pPr>
              <w:spacing w:line="240" w:lineRule="auto"/>
              <w:rPr>
                <w:ins w:id="662" w:author="Tariq Horan" w:date="2022-04-27T16:16:00Z"/>
                <w:rFonts w:ascii="Calibri" w:eastAsia="Times New Roman" w:hAnsi="Calibri" w:cs="Calibri"/>
                <w:color w:val="000000"/>
                <w:sz w:val="22"/>
                <w:szCs w:val="22"/>
                <w:lang w:val="en-IE" w:eastAsia="en-IE"/>
              </w:rPr>
            </w:pPr>
            <w:ins w:id="663" w:author="Tariq Horan" w:date="2022-04-27T16:16:00Z">
              <w:r w:rsidRPr="00535BC9">
                <w:rPr>
                  <w:rFonts w:ascii="Calibri" w:eastAsia="Times New Roman" w:hAnsi="Calibri" w:cs="Calibri"/>
                  <w:color w:val="000000"/>
                  <w:sz w:val="22"/>
                  <w:szCs w:val="22"/>
                  <w:lang w:eastAsia="en-IE"/>
                </w:rPr>
                <w:t>Id</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2C3B2F" w14:textId="77777777" w:rsidR="00535BC9" w:rsidRPr="00535BC9" w:rsidRDefault="00535BC9" w:rsidP="00535BC9">
            <w:pPr>
              <w:spacing w:line="240" w:lineRule="auto"/>
              <w:rPr>
                <w:ins w:id="664" w:author="Tariq Horan" w:date="2022-04-27T16:16:00Z"/>
                <w:rFonts w:ascii="Calibri" w:eastAsia="Times New Roman" w:hAnsi="Calibri" w:cs="Calibri"/>
                <w:color w:val="000000"/>
                <w:sz w:val="22"/>
                <w:szCs w:val="22"/>
                <w:lang w:val="en-IE" w:eastAsia="en-IE"/>
              </w:rPr>
            </w:pPr>
            <w:ins w:id="665"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E766B8" w14:textId="77777777" w:rsidR="00535BC9" w:rsidRPr="00535BC9" w:rsidRDefault="00535BC9" w:rsidP="00535BC9">
            <w:pPr>
              <w:spacing w:line="240" w:lineRule="auto"/>
              <w:rPr>
                <w:ins w:id="666"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5C8938" w14:textId="77777777" w:rsidR="00535BC9" w:rsidRPr="00535BC9" w:rsidRDefault="00535BC9" w:rsidP="00535BC9">
            <w:pPr>
              <w:spacing w:line="240" w:lineRule="auto"/>
              <w:rPr>
                <w:ins w:id="667"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09043C" w14:textId="77777777" w:rsidR="00535BC9" w:rsidRPr="00535BC9" w:rsidRDefault="00535BC9" w:rsidP="00535BC9">
            <w:pPr>
              <w:spacing w:line="240" w:lineRule="auto"/>
              <w:rPr>
                <w:ins w:id="668"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F431EF" w14:textId="77777777" w:rsidR="00535BC9" w:rsidRPr="00535BC9" w:rsidRDefault="00535BC9" w:rsidP="00535BC9">
            <w:pPr>
              <w:spacing w:line="240" w:lineRule="auto"/>
              <w:rPr>
                <w:ins w:id="669" w:author="Tariq Horan" w:date="2022-04-27T16:16:00Z"/>
                <w:rFonts w:ascii="Times New Roman" w:eastAsia="Times New Roman" w:hAnsi="Times New Roman" w:cs="Times New Roman"/>
                <w:sz w:val="20"/>
                <w:szCs w:val="20"/>
                <w:lang w:val="en-IE" w:eastAsia="en-IE"/>
              </w:rPr>
            </w:pPr>
          </w:p>
        </w:tc>
      </w:tr>
      <w:tr w:rsidR="00535BC9" w:rsidRPr="00535BC9" w14:paraId="02121434" w14:textId="77777777" w:rsidTr="00535BC9">
        <w:trPr>
          <w:trHeight w:val="288"/>
          <w:ins w:id="670"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C0665C" w14:textId="77777777" w:rsidR="00535BC9" w:rsidRPr="00535BC9" w:rsidRDefault="00535BC9" w:rsidP="00535BC9">
            <w:pPr>
              <w:spacing w:line="240" w:lineRule="auto"/>
              <w:rPr>
                <w:ins w:id="671"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23983C" w14:textId="77777777" w:rsidR="00535BC9" w:rsidRPr="00535BC9" w:rsidRDefault="00535BC9" w:rsidP="00535BC9">
            <w:pPr>
              <w:spacing w:line="240" w:lineRule="auto"/>
              <w:rPr>
                <w:ins w:id="672" w:author="Tariq Horan" w:date="2022-04-27T16:16:00Z"/>
                <w:rFonts w:ascii="Calibri" w:eastAsia="Times New Roman" w:hAnsi="Calibri" w:cs="Calibri"/>
                <w:color w:val="000000"/>
                <w:sz w:val="22"/>
                <w:szCs w:val="22"/>
                <w:lang w:val="en-IE" w:eastAsia="en-IE"/>
              </w:rPr>
            </w:pPr>
            <w:ins w:id="673" w:author="Tariq Horan" w:date="2022-04-27T16:16:00Z">
              <w:r w:rsidRPr="00535BC9">
                <w:rPr>
                  <w:rFonts w:ascii="Calibri" w:eastAsia="Times New Roman" w:hAnsi="Calibri" w:cs="Calibri"/>
                  <w:color w:val="000000"/>
                  <w:sz w:val="22"/>
                  <w:szCs w:val="22"/>
                  <w:lang w:eastAsia="en-IE"/>
                </w:rPr>
                <w:t>First_name</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941436" w14:textId="77777777" w:rsidR="00535BC9" w:rsidRPr="00535BC9" w:rsidRDefault="00535BC9" w:rsidP="00535BC9">
            <w:pPr>
              <w:spacing w:line="240" w:lineRule="auto"/>
              <w:rPr>
                <w:ins w:id="674" w:author="Tariq Horan" w:date="2022-04-27T16:16:00Z"/>
                <w:rFonts w:ascii="Calibri" w:eastAsia="Times New Roman" w:hAnsi="Calibri" w:cs="Calibri"/>
                <w:color w:val="000000"/>
                <w:sz w:val="22"/>
                <w:szCs w:val="22"/>
                <w:lang w:val="en-IE" w:eastAsia="en-IE"/>
              </w:rPr>
            </w:pPr>
            <w:ins w:id="675"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D80A00" w14:textId="77777777" w:rsidR="00535BC9" w:rsidRPr="00535BC9" w:rsidRDefault="00535BC9" w:rsidP="00535BC9">
            <w:pPr>
              <w:spacing w:line="240" w:lineRule="auto"/>
              <w:rPr>
                <w:ins w:id="676"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046630" w14:textId="77777777" w:rsidR="00535BC9" w:rsidRPr="00535BC9" w:rsidRDefault="00535BC9" w:rsidP="00535BC9">
            <w:pPr>
              <w:spacing w:line="240" w:lineRule="auto"/>
              <w:rPr>
                <w:ins w:id="677"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D0FE28" w14:textId="77777777" w:rsidR="00535BC9" w:rsidRPr="00535BC9" w:rsidRDefault="00535BC9" w:rsidP="00535BC9">
            <w:pPr>
              <w:spacing w:line="240" w:lineRule="auto"/>
              <w:rPr>
                <w:ins w:id="678"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B2F949" w14:textId="77777777" w:rsidR="00535BC9" w:rsidRPr="00535BC9" w:rsidRDefault="00535BC9" w:rsidP="00535BC9">
            <w:pPr>
              <w:spacing w:line="240" w:lineRule="auto"/>
              <w:rPr>
                <w:ins w:id="679" w:author="Tariq Horan" w:date="2022-04-27T16:16:00Z"/>
                <w:rFonts w:ascii="Times New Roman" w:eastAsia="Times New Roman" w:hAnsi="Times New Roman" w:cs="Times New Roman"/>
                <w:sz w:val="20"/>
                <w:szCs w:val="20"/>
                <w:lang w:val="en-IE" w:eastAsia="en-IE"/>
              </w:rPr>
            </w:pPr>
          </w:p>
        </w:tc>
      </w:tr>
      <w:tr w:rsidR="00535BC9" w:rsidRPr="00535BC9" w14:paraId="7050BEC6" w14:textId="77777777" w:rsidTr="00535BC9">
        <w:trPr>
          <w:trHeight w:val="288"/>
          <w:ins w:id="680"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9DC897" w14:textId="77777777" w:rsidR="00535BC9" w:rsidRPr="00535BC9" w:rsidRDefault="00535BC9" w:rsidP="00535BC9">
            <w:pPr>
              <w:spacing w:line="240" w:lineRule="auto"/>
              <w:rPr>
                <w:ins w:id="681"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24F716" w14:textId="77777777" w:rsidR="00535BC9" w:rsidRPr="00535BC9" w:rsidRDefault="00535BC9" w:rsidP="00535BC9">
            <w:pPr>
              <w:spacing w:line="240" w:lineRule="auto"/>
              <w:rPr>
                <w:ins w:id="682" w:author="Tariq Horan" w:date="2022-04-27T16:16:00Z"/>
                <w:rFonts w:ascii="Calibri" w:eastAsia="Times New Roman" w:hAnsi="Calibri" w:cs="Calibri"/>
                <w:color w:val="000000"/>
                <w:sz w:val="22"/>
                <w:szCs w:val="22"/>
                <w:lang w:val="en-IE" w:eastAsia="en-IE"/>
              </w:rPr>
            </w:pPr>
            <w:ins w:id="683" w:author="Tariq Horan" w:date="2022-04-27T16:16:00Z">
              <w:r w:rsidRPr="00535BC9">
                <w:rPr>
                  <w:rFonts w:ascii="Calibri" w:eastAsia="Times New Roman" w:hAnsi="Calibri" w:cs="Calibri"/>
                  <w:color w:val="000000"/>
                  <w:sz w:val="22"/>
                  <w:szCs w:val="22"/>
                  <w:lang w:eastAsia="en-IE"/>
                </w:rPr>
                <w:t>Last_name</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27FA99" w14:textId="77777777" w:rsidR="00535BC9" w:rsidRPr="00535BC9" w:rsidRDefault="00535BC9" w:rsidP="00535BC9">
            <w:pPr>
              <w:spacing w:line="240" w:lineRule="auto"/>
              <w:rPr>
                <w:ins w:id="684" w:author="Tariq Horan" w:date="2022-04-27T16:16:00Z"/>
                <w:rFonts w:ascii="Calibri" w:eastAsia="Times New Roman" w:hAnsi="Calibri" w:cs="Calibri"/>
                <w:color w:val="000000"/>
                <w:sz w:val="22"/>
                <w:szCs w:val="22"/>
                <w:lang w:val="en-IE" w:eastAsia="en-IE"/>
              </w:rPr>
            </w:pPr>
            <w:ins w:id="685"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C5948C" w14:textId="77777777" w:rsidR="00535BC9" w:rsidRPr="00535BC9" w:rsidRDefault="00535BC9" w:rsidP="00535BC9">
            <w:pPr>
              <w:spacing w:line="240" w:lineRule="auto"/>
              <w:rPr>
                <w:ins w:id="686"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E0BE4F" w14:textId="77777777" w:rsidR="00535BC9" w:rsidRPr="00535BC9" w:rsidRDefault="00535BC9" w:rsidP="00535BC9">
            <w:pPr>
              <w:spacing w:line="240" w:lineRule="auto"/>
              <w:rPr>
                <w:ins w:id="687"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F1DBD9" w14:textId="77777777" w:rsidR="00535BC9" w:rsidRPr="00535BC9" w:rsidRDefault="00535BC9" w:rsidP="00535BC9">
            <w:pPr>
              <w:spacing w:line="240" w:lineRule="auto"/>
              <w:rPr>
                <w:ins w:id="688"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8C1D66" w14:textId="77777777" w:rsidR="00535BC9" w:rsidRPr="00535BC9" w:rsidRDefault="00535BC9" w:rsidP="00535BC9">
            <w:pPr>
              <w:spacing w:line="240" w:lineRule="auto"/>
              <w:rPr>
                <w:ins w:id="689" w:author="Tariq Horan" w:date="2022-04-27T16:16:00Z"/>
                <w:rFonts w:ascii="Times New Roman" w:eastAsia="Times New Roman" w:hAnsi="Times New Roman" w:cs="Times New Roman"/>
                <w:sz w:val="20"/>
                <w:szCs w:val="20"/>
                <w:lang w:val="en-IE" w:eastAsia="en-IE"/>
              </w:rPr>
            </w:pPr>
          </w:p>
        </w:tc>
      </w:tr>
      <w:tr w:rsidR="00535BC9" w:rsidRPr="00535BC9" w14:paraId="1108CCCF" w14:textId="77777777" w:rsidTr="00535BC9">
        <w:trPr>
          <w:trHeight w:val="288"/>
          <w:ins w:id="690"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B3A145" w14:textId="77777777" w:rsidR="00535BC9" w:rsidRPr="00535BC9" w:rsidRDefault="00535BC9" w:rsidP="00535BC9">
            <w:pPr>
              <w:spacing w:line="240" w:lineRule="auto"/>
              <w:rPr>
                <w:ins w:id="691"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3ED145" w14:textId="77777777" w:rsidR="00535BC9" w:rsidRPr="00535BC9" w:rsidRDefault="00535BC9" w:rsidP="00535BC9">
            <w:pPr>
              <w:spacing w:line="240" w:lineRule="auto"/>
              <w:rPr>
                <w:ins w:id="692" w:author="Tariq Horan" w:date="2022-04-27T16:16:00Z"/>
                <w:rFonts w:ascii="Calibri" w:eastAsia="Times New Roman" w:hAnsi="Calibri" w:cs="Calibri"/>
                <w:color w:val="000000"/>
                <w:sz w:val="22"/>
                <w:szCs w:val="22"/>
                <w:lang w:val="en-IE" w:eastAsia="en-IE"/>
              </w:rPr>
            </w:pPr>
            <w:ins w:id="693" w:author="Tariq Horan" w:date="2022-04-27T16:16:00Z">
              <w:r w:rsidRPr="00535BC9">
                <w:rPr>
                  <w:rFonts w:ascii="Calibri" w:eastAsia="Times New Roman" w:hAnsi="Calibri" w:cs="Calibri"/>
                  <w:color w:val="000000"/>
                  <w:sz w:val="22"/>
                  <w:szCs w:val="22"/>
                  <w:lang w:eastAsia="en-IE"/>
                </w:rPr>
                <w:t>Email</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EF31EA" w14:textId="77777777" w:rsidR="00535BC9" w:rsidRPr="00535BC9" w:rsidRDefault="00535BC9" w:rsidP="00535BC9">
            <w:pPr>
              <w:spacing w:line="240" w:lineRule="auto"/>
              <w:rPr>
                <w:ins w:id="694" w:author="Tariq Horan" w:date="2022-04-27T16:16:00Z"/>
                <w:rFonts w:ascii="Calibri" w:eastAsia="Times New Roman" w:hAnsi="Calibri" w:cs="Calibri"/>
                <w:color w:val="000000"/>
                <w:sz w:val="22"/>
                <w:szCs w:val="22"/>
                <w:lang w:val="en-IE" w:eastAsia="en-IE"/>
              </w:rPr>
            </w:pPr>
            <w:ins w:id="695" w:author="Tariq Horan" w:date="2022-04-27T16:16:00Z">
              <w:r w:rsidRPr="00535BC9">
                <w:rPr>
                  <w:rFonts w:ascii="Calibri" w:eastAsia="Times New Roman" w:hAnsi="Calibri" w:cs="Calibri"/>
                  <w:color w:val="000000"/>
                  <w:sz w:val="22"/>
                  <w:szCs w:val="22"/>
                  <w:lang w:eastAsia="en-IE"/>
                </w:rPr>
                <w:t>string</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5A9C6D" w14:textId="77777777" w:rsidR="00535BC9" w:rsidRPr="00535BC9" w:rsidRDefault="00535BC9" w:rsidP="00535BC9">
            <w:pPr>
              <w:spacing w:line="240" w:lineRule="auto"/>
              <w:rPr>
                <w:ins w:id="696"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2FC0D6" w14:textId="77777777" w:rsidR="00535BC9" w:rsidRPr="00535BC9" w:rsidRDefault="00535BC9" w:rsidP="00535BC9">
            <w:pPr>
              <w:spacing w:line="240" w:lineRule="auto"/>
              <w:rPr>
                <w:ins w:id="697"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05B745" w14:textId="77777777" w:rsidR="00535BC9" w:rsidRPr="00535BC9" w:rsidRDefault="00535BC9" w:rsidP="00535BC9">
            <w:pPr>
              <w:spacing w:line="240" w:lineRule="auto"/>
              <w:rPr>
                <w:ins w:id="698"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54B0A1" w14:textId="77777777" w:rsidR="00535BC9" w:rsidRPr="00535BC9" w:rsidRDefault="00535BC9" w:rsidP="00535BC9">
            <w:pPr>
              <w:spacing w:line="240" w:lineRule="auto"/>
              <w:rPr>
                <w:ins w:id="699" w:author="Tariq Horan" w:date="2022-04-27T16:16:00Z"/>
                <w:rFonts w:ascii="Times New Roman" w:eastAsia="Times New Roman" w:hAnsi="Times New Roman" w:cs="Times New Roman"/>
                <w:sz w:val="20"/>
                <w:szCs w:val="20"/>
                <w:lang w:val="en-IE" w:eastAsia="en-IE"/>
              </w:rPr>
            </w:pPr>
          </w:p>
        </w:tc>
      </w:tr>
      <w:tr w:rsidR="00535BC9" w:rsidRPr="00535BC9" w14:paraId="4E9756E8" w14:textId="77777777" w:rsidTr="00535BC9">
        <w:trPr>
          <w:trHeight w:val="288"/>
          <w:ins w:id="700"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A5DD25" w14:textId="77777777" w:rsidR="00535BC9" w:rsidRPr="00535BC9" w:rsidRDefault="00535BC9" w:rsidP="00535BC9">
            <w:pPr>
              <w:spacing w:line="240" w:lineRule="auto"/>
              <w:rPr>
                <w:ins w:id="701"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2193E9" w14:textId="77777777" w:rsidR="00535BC9" w:rsidRPr="00535BC9" w:rsidRDefault="00535BC9" w:rsidP="00535BC9">
            <w:pPr>
              <w:spacing w:line="240" w:lineRule="auto"/>
              <w:rPr>
                <w:ins w:id="702" w:author="Tariq Horan" w:date="2022-04-27T16:16:00Z"/>
                <w:rFonts w:ascii="Calibri" w:eastAsia="Times New Roman" w:hAnsi="Calibri" w:cs="Calibri"/>
                <w:color w:val="000000"/>
                <w:sz w:val="22"/>
                <w:szCs w:val="22"/>
                <w:lang w:val="en-IE" w:eastAsia="en-IE"/>
              </w:rPr>
            </w:pPr>
            <w:ins w:id="703" w:author="Tariq Horan" w:date="2022-04-27T16:16:00Z">
              <w:r w:rsidRPr="00535BC9">
                <w:rPr>
                  <w:rFonts w:ascii="Calibri" w:eastAsia="Times New Roman" w:hAnsi="Calibri" w:cs="Calibri"/>
                  <w:color w:val="000000"/>
                  <w:sz w:val="22"/>
                  <w:szCs w:val="22"/>
                  <w:lang w:eastAsia="en-IE"/>
                </w:rPr>
                <w:t>password</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33FF5A" w14:textId="77777777" w:rsidR="00535BC9" w:rsidRPr="00535BC9" w:rsidRDefault="00535BC9" w:rsidP="00535BC9">
            <w:pPr>
              <w:spacing w:line="240" w:lineRule="auto"/>
              <w:rPr>
                <w:ins w:id="704" w:author="Tariq Horan" w:date="2022-04-27T16:16:00Z"/>
                <w:rFonts w:ascii="Calibri" w:eastAsia="Times New Roman" w:hAnsi="Calibri" w:cs="Calibri"/>
                <w:color w:val="000000"/>
                <w:sz w:val="22"/>
                <w:szCs w:val="22"/>
                <w:lang w:val="en-IE" w:eastAsia="en-IE"/>
              </w:rPr>
            </w:pPr>
            <w:ins w:id="705" w:author="Tariq Horan" w:date="2022-04-27T16:16:00Z">
              <w:r w:rsidRPr="00535BC9">
                <w:rPr>
                  <w:rFonts w:ascii="Calibri" w:eastAsia="Times New Roman" w:hAnsi="Calibri" w:cs="Calibri"/>
                  <w:color w:val="000000"/>
                  <w:sz w:val="22"/>
                  <w:szCs w:val="22"/>
                  <w:lang w:eastAsia="en-IE"/>
                </w:rPr>
                <w:t>String</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D7F1E4" w14:textId="77777777" w:rsidR="00535BC9" w:rsidRPr="00535BC9" w:rsidRDefault="00535BC9" w:rsidP="00535BC9">
            <w:pPr>
              <w:spacing w:line="240" w:lineRule="auto"/>
              <w:rPr>
                <w:ins w:id="706"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679BA2" w14:textId="77777777" w:rsidR="00535BC9" w:rsidRPr="00535BC9" w:rsidRDefault="00535BC9" w:rsidP="00535BC9">
            <w:pPr>
              <w:spacing w:line="240" w:lineRule="auto"/>
              <w:rPr>
                <w:ins w:id="707" w:author="Tariq Horan" w:date="2022-04-27T16:16:00Z"/>
                <w:rFonts w:ascii="Times New Roman" w:eastAsia="Times New Roman" w:hAnsi="Times New Roman" w:cs="Times New Roman"/>
                <w:sz w:val="20"/>
                <w:szCs w:val="20"/>
                <w:lang w:val="en-IE" w:eastAsia="en-IE"/>
              </w:rPr>
            </w:pP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CA6D97" w14:textId="77777777" w:rsidR="00535BC9" w:rsidRPr="00535BC9" w:rsidRDefault="00535BC9" w:rsidP="00535BC9">
            <w:pPr>
              <w:spacing w:line="240" w:lineRule="auto"/>
              <w:rPr>
                <w:ins w:id="708" w:author="Tariq Horan" w:date="2022-04-27T16:16:00Z"/>
                <w:rFonts w:ascii="Times New Roman" w:eastAsia="Times New Roman" w:hAnsi="Times New Roman" w:cs="Times New Roman"/>
                <w:sz w:val="20"/>
                <w:szCs w:val="20"/>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DB2E99" w14:textId="77777777" w:rsidR="00535BC9" w:rsidRPr="00535BC9" w:rsidRDefault="00535BC9" w:rsidP="00535BC9">
            <w:pPr>
              <w:spacing w:line="240" w:lineRule="auto"/>
              <w:rPr>
                <w:ins w:id="709" w:author="Tariq Horan" w:date="2022-04-27T16:16:00Z"/>
                <w:rFonts w:ascii="Times New Roman" w:eastAsia="Times New Roman" w:hAnsi="Times New Roman" w:cs="Times New Roman"/>
                <w:sz w:val="20"/>
                <w:szCs w:val="20"/>
                <w:lang w:val="en-IE" w:eastAsia="en-IE"/>
              </w:rPr>
            </w:pPr>
          </w:p>
        </w:tc>
      </w:tr>
      <w:tr w:rsidR="00535BC9" w:rsidRPr="00535BC9" w14:paraId="712A6142" w14:textId="77777777" w:rsidTr="00535BC9">
        <w:trPr>
          <w:trHeight w:val="288"/>
          <w:ins w:id="710"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EDEC62" w14:textId="77777777" w:rsidR="00535BC9" w:rsidRPr="00535BC9" w:rsidRDefault="00535BC9" w:rsidP="00535BC9">
            <w:pPr>
              <w:spacing w:line="240" w:lineRule="auto"/>
              <w:rPr>
                <w:ins w:id="711" w:author="Tariq Horan" w:date="2022-04-27T16:16:00Z"/>
                <w:rFonts w:ascii="Calibri" w:eastAsia="Times New Roman" w:hAnsi="Calibri" w:cs="Calibri"/>
                <w:color w:val="000000"/>
                <w:sz w:val="22"/>
                <w:szCs w:val="22"/>
                <w:lang w:val="en-IE" w:eastAsia="en-IE"/>
              </w:rPr>
            </w:pPr>
            <w:ins w:id="712" w:author="Tariq Horan" w:date="2022-04-27T16:16:00Z">
              <w:r w:rsidRPr="00535BC9">
                <w:rPr>
                  <w:rFonts w:ascii="Calibri" w:eastAsia="Times New Roman" w:hAnsi="Calibri" w:cs="Calibri"/>
                  <w:color w:val="000000"/>
                  <w:sz w:val="22"/>
                  <w:szCs w:val="22"/>
                  <w:lang w:eastAsia="en-IE"/>
                </w:rPr>
                <w:t>Image</w:t>
              </w:r>
            </w:ins>
          </w:p>
        </w:tc>
        <w:tc>
          <w:tcPr>
            <w:tcW w:w="1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9226DF" w14:textId="77777777" w:rsidR="00535BC9" w:rsidRPr="00535BC9" w:rsidRDefault="00535BC9" w:rsidP="00535BC9">
            <w:pPr>
              <w:spacing w:line="240" w:lineRule="auto"/>
              <w:rPr>
                <w:ins w:id="713" w:author="Tariq Horan" w:date="2022-04-27T16:16:00Z"/>
                <w:rFonts w:ascii="Calibri" w:eastAsia="Times New Roman" w:hAnsi="Calibri" w:cs="Calibri"/>
                <w:color w:val="000000"/>
                <w:sz w:val="22"/>
                <w:szCs w:val="22"/>
                <w:lang w:val="en-IE" w:eastAsia="en-IE"/>
              </w:rPr>
            </w:pPr>
            <w:ins w:id="714" w:author="Tariq Horan" w:date="2022-04-27T16:16:00Z">
              <w:r w:rsidRPr="00535BC9">
                <w:rPr>
                  <w:rFonts w:ascii="Calibri" w:eastAsia="Times New Roman" w:hAnsi="Calibri" w:cs="Calibri"/>
                  <w:color w:val="000000"/>
                  <w:sz w:val="22"/>
                  <w:szCs w:val="22"/>
                  <w:lang w:eastAsia="en-IE"/>
                </w:rPr>
                <w:t>Id</w:t>
              </w:r>
            </w:ins>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EA067E" w14:textId="77777777" w:rsidR="00535BC9" w:rsidRPr="00535BC9" w:rsidRDefault="00535BC9" w:rsidP="00535BC9">
            <w:pPr>
              <w:spacing w:line="240" w:lineRule="auto"/>
              <w:rPr>
                <w:ins w:id="715" w:author="Tariq Horan" w:date="2022-04-27T16:16:00Z"/>
                <w:rFonts w:ascii="Calibri" w:eastAsia="Times New Roman" w:hAnsi="Calibri" w:cs="Calibri"/>
                <w:color w:val="000000"/>
                <w:sz w:val="22"/>
                <w:szCs w:val="22"/>
                <w:lang w:val="en-IE" w:eastAsia="en-IE"/>
              </w:rPr>
            </w:pPr>
            <w:ins w:id="716" w:author="Tariq Horan" w:date="2022-04-27T16:16:00Z">
              <w:r w:rsidRPr="00535BC9">
                <w:rPr>
                  <w:rFonts w:ascii="Calibri" w:eastAsia="Times New Roman" w:hAnsi="Calibri" w:cs="Calibri"/>
                  <w:color w:val="000000"/>
                  <w:sz w:val="22"/>
                  <w:szCs w:val="22"/>
                  <w:lang w:eastAsia="en-IE"/>
                </w:rPr>
                <w:t>Int</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07BC34" w14:textId="77777777" w:rsidR="00535BC9" w:rsidRPr="00535BC9" w:rsidRDefault="00535BC9" w:rsidP="00535BC9">
            <w:pPr>
              <w:spacing w:line="240" w:lineRule="auto"/>
              <w:rPr>
                <w:ins w:id="717"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CC0C14" w14:textId="77777777" w:rsidR="00535BC9" w:rsidRPr="00535BC9" w:rsidRDefault="00535BC9" w:rsidP="00535BC9">
            <w:pPr>
              <w:spacing w:line="240" w:lineRule="auto"/>
              <w:rPr>
                <w:ins w:id="718" w:author="Tariq Horan" w:date="2022-04-27T16:16:00Z"/>
                <w:rFonts w:ascii="Calibri" w:eastAsia="Times New Roman" w:hAnsi="Calibri" w:cs="Calibri"/>
                <w:color w:val="000000"/>
                <w:sz w:val="22"/>
                <w:szCs w:val="22"/>
                <w:lang w:val="en-IE" w:eastAsia="en-IE"/>
              </w:rPr>
            </w:pPr>
            <w:ins w:id="719"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F83868" w14:textId="77777777" w:rsidR="00535BC9" w:rsidRPr="00535BC9" w:rsidRDefault="00535BC9" w:rsidP="00535BC9">
            <w:pPr>
              <w:spacing w:line="240" w:lineRule="auto"/>
              <w:rPr>
                <w:ins w:id="720" w:author="Tariq Horan" w:date="2022-04-27T16:16:00Z"/>
                <w:rFonts w:ascii="Calibri" w:eastAsia="Times New Roman" w:hAnsi="Calibri" w:cs="Calibri"/>
                <w:color w:val="000000"/>
                <w:sz w:val="22"/>
                <w:szCs w:val="22"/>
                <w:lang w:val="en-IE" w:eastAsia="en-IE"/>
              </w:rPr>
            </w:pPr>
            <w:ins w:id="721" w:author="Tariq Horan" w:date="2022-04-27T16:16:00Z">
              <w:r w:rsidRPr="00535BC9">
                <w:rPr>
                  <w:rFonts w:ascii="Calibri" w:eastAsia="Times New Roman" w:hAnsi="Calibri" w:cs="Calibri"/>
                  <w:color w:val="000000"/>
                  <w:sz w:val="22"/>
                  <w:szCs w:val="22"/>
                  <w:lang w:eastAsia="en-IE"/>
                </w:rPr>
                <w:t>pk</w:t>
              </w:r>
            </w:ins>
          </w:p>
        </w:tc>
        <w:tc>
          <w:tcPr>
            <w:tcW w:w="1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9898CA" w14:textId="77777777" w:rsidR="00535BC9" w:rsidRPr="00535BC9" w:rsidRDefault="00535BC9" w:rsidP="00535BC9">
            <w:pPr>
              <w:spacing w:line="240" w:lineRule="auto"/>
              <w:rPr>
                <w:ins w:id="722" w:author="Tariq Horan" w:date="2022-04-27T16:16:00Z"/>
                <w:rFonts w:ascii="Calibri" w:eastAsia="Times New Roman" w:hAnsi="Calibri" w:cs="Calibri"/>
                <w:color w:val="000000"/>
                <w:sz w:val="22"/>
                <w:szCs w:val="22"/>
                <w:lang w:val="en-IE" w:eastAsia="en-IE"/>
              </w:rPr>
            </w:pPr>
          </w:p>
        </w:tc>
      </w:tr>
      <w:tr w:rsidR="00535BC9" w:rsidRPr="00535BC9" w14:paraId="40974677" w14:textId="77777777" w:rsidTr="00535BC9">
        <w:trPr>
          <w:trHeight w:val="288"/>
          <w:ins w:id="723" w:author="Tariq Horan" w:date="2022-04-27T16:16:00Z"/>
        </w:trPr>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E2260E" w14:textId="77777777" w:rsidR="00535BC9" w:rsidRPr="00535BC9" w:rsidRDefault="00535BC9" w:rsidP="00535BC9">
            <w:pPr>
              <w:spacing w:line="240" w:lineRule="auto"/>
              <w:rPr>
                <w:ins w:id="724" w:author="Tariq Horan" w:date="2022-04-27T16:16:00Z"/>
                <w:rFonts w:ascii="Times New Roman" w:eastAsia="Times New Roman" w:hAnsi="Times New Roman" w:cs="Times New Roman"/>
                <w:sz w:val="20"/>
                <w:szCs w:val="20"/>
                <w:lang w:val="en-IE" w:eastAsia="en-IE"/>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DA8AFA" w14:textId="77777777" w:rsidR="00535BC9" w:rsidRPr="00535BC9" w:rsidRDefault="00535BC9" w:rsidP="00535BC9">
            <w:pPr>
              <w:spacing w:line="240" w:lineRule="auto"/>
              <w:rPr>
                <w:ins w:id="725" w:author="Tariq Horan" w:date="2022-04-27T16:16:00Z"/>
                <w:rFonts w:ascii="Calibri" w:eastAsia="Times New Roman" w:hAnsi="Calibri" w:cs="Calibri"/>
                <w:color w:val="000000"/>
                <w:sz w:val="22"/>
                <w:szCs w:val="22"/>
                <w:lang w:val="en-IE" w:eastAsia="en-IE"/>
              </w:rPr>
            </w:pPr>
            <w:ins w:id="726" w:author="Tariq Horan" w:date="2022-04-27T16:16:00Z">
              <w:r w:rsidRPr="00535BC9">
                <w:rPr>
                  <w:rFonts w:ascii="Calibri" w:eastAsia="Times New Roman" w:hAnsi="Calibri" w:cs="Calibri"/>
                  <w:color w:val="000000"/>
                  <w:sz w:val="22"/>
                  <w:szCs w:val="22"/>
                  <w:lang w:eastAsia="en-IE"/>
                </w:rPr>
                <w:t>filename</w:t>
              </w:r>
            </w:ins>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272E2" w14:textId="77777777" w:rsidR="00535BC9" w:rsidRPr="00535BC9" w:rsidRDefault="00535BC9" w:rsidP="00535BC9">
            <w:pPr>
              <w:spacing w:line="240" w:lineRule="auto"/>
              <w:rPr>
                <w:ins w:id="727" w:author="Tariq Horan" w:date="2022-04-27T16:16:00Z"/>
                <w:rFonts w:ascii="Calibri" w:eastAsia="Times New Roman" w:hAnsi="Calibri" w:cs="Calibri"/>
                <w:color w:val="000000"/>
                <w:sz w:val="22"/>
                <w:szCs w:val="22"/>
                <w:lang w:val="en-IE" w:eastAsia="en-IE"/>
              </w:rPr>
            </w:pPr>
            <w:ins w:id="728" w:author="Tariq Horan" w:date="2022-04-27T16:16:00Z">
              <w:r w:rsidRPr="00535BC9">
                <w:rPr>
                  <w:rFonts w:ascii="Calibri" w:eastAsia="Times New Roman" w:hAnsi="Calibri" w:cs="Calibri"/>
                  <w:color w:val="000000"/>
                  <w:sz w:val="22"/>
                  <w:szCs w:val="22"/>
                  <w:lang w:eastAsia="en-IE"/>
                </w:rPr>
                <w:t>varchar</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CE45AE" w14:textId="77777777" w:rsidR="00535BC9" w:rsidRPr="00535BC9" w:rsidRDefault="00535BC9" w:rsidP="00535BC9">
            <w:pPr>
              <w:spacing w:line="240" w:lineRule="auto"/>
              <w:rPr>
                <w:ins w:id="729" w:author="Tariq Horan" w:date="2022-04-27T16:16:00Z"/>
                <w:rFonts w:ascii="Calibri" w:eastAsia="Times New Roman" w:hAnsi="Calibri" w:cs="Calibri"/>
                <w:color w:val="000000"/>
                <w:sz w:val="22"/>
                <w:szCs w:val="22"/>
                <w:lang w:val="en-IE" w:eastAsia="en-IE"/>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540E88" w14:textId="77777777" w:rsidR="00535BC9" w:rsidRPr="00535BC9" w:rsidRDefault="00535BC9" w:rsidP="00535BC9">
            <w:pPr>
              <w:spacing w:line="240" w:lineRule="auto"/>
              <w:rPr>
                <w:ins w:id="730" w:author="Tariq Horan" w:date="2022-04-27T16:16:00Z"/>
                <w:rFonts w:ascii="Calibri" w:eastAsia="Times New Roman" w:hAnsi="Calibri" w:cs="Calibri"/>
                <w:color w:val="000000"/>
                <w:sz w:val="22"/>
                <w:szCs w:val="22"/>
                <w:lang w:val="en-IE" w:eastAsia="en-IE"/>
              </w:rPr>
            </w:pPr>
            <w:ins w:id="731" w:author="Tariq Horan" w:date="2022-04-27T16:16:00Z">
              <w:r w:rsidRPr="00535BC9">
                <w:rPr>
                  <w:rFonts w:ascii="Calibri" w:eastAsia="Times New Roman" w:hAnsi="Calibri" w:cs="Calibri"/>
                  <w:color w:val="000000"/>
                  <w:sz w:val="22"/>
                  <w:szCs w:val="22"/>
                  <w:lang w:eastAsia="en-IE"/>
                </w:rPr>
                <w:t>yes</w:t>
              </w:r>
            </w:ins>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BE6DF2" w14:textId="77777777" w:rsidR="00535BC9" w:rsidRPr="00535BC9" w:rsidRDefault="00535BC9" w:rsidP="00535BC9">
            <w:pPr>
              <w:spacing w:line="240" w:lineRule="auto"/>
              <w:rPr>
                <w:ins w:id="732" w:author="Tariq Horan" w:date="2022-04-27T16:16:00Z"/>
                <w:rFonts w:ascii="Calibri" w:eastAsia="Times New Roman" w:hAnsi="Calibri" w:cs="Calibri"/>
                <w:color w:val="000000"/>
                <w:sz w:val="22"/>
                <w:szCs w:val="22"/>
                <w:lang w:val="en-IE" w:eastAsia="en-IE"/>
              </w:rPr>
            </w:pPr>
          </w:p>
        </w:tc>
        <w:tc>
          <w:tcPr>
            <w:tcW w:w="1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8C9E07" w14:textId="77777777" w:rsidR="00535BC9" w:rsidRPr="00535BC9" w:rsidRDefault="00535BC9" w:rsidP="00535BC9">
            <w:pPr>
              <w:spacing w:line="240" w:lineRule="auto"/>
              <w:rPr>
                <w:ins w:id="733" w:author="Tariq Horan" w:date="2022-04-27T16:16:00Z"/>
                <w:rFonts w:ascii="Times New Roman" w:eastAsia="Times New Roman" w:hAnsi="Times New Roman" w:cs="Times New Roman"/>
                <w:sz w:val="20"/>
                <w:szCs w:val="20"/>
                <w:lang w:val="en-IE" w:eastAsia="en-IE"/>
              </w:rPr>
            </w:pPr>
          </w:p>
        </w:tc>
      </w:tr>
    </w:tbl>
    <w:p w14:paraId="6897A35C" w14:textId="77777777" w:rsidR="00443AB4" w:rsidRDefault="00443AB4" w:rsidP="00443AB4"/>
    <w:p w14:paraId="6CEBFBB9" w14:textId="2AEE7BF6" w:rsidR="008D0E18" w:rsidRDefault="2AD70D7C" w:rsidP="00600CDC">
      <w:pPr>
        <w:pStyle w:val="Heading1"/>
      </w:pPr>
      <w:bookmarkStart w:id="734" w:name="_Toc100676456"/>
      <w:r>
        <w:t>System Design/ Architecture</w:t>
      </w:r>
      <w:r w:rsidR="7C1B5737">
        <w:t xml:space="preserve"> Overview</w:t>
      </w:r>
      <w:bookmarkEnd w:id="734"/>
      <w:r w:rsidR="569FF6E6">
        <w:t xml:space="preserve"> </w:t>
      </w:r>
    </w:p>
    <w:p w14:paraId="575F1AAB" w14:textId="3BD2B905" w:rsidR="00341348" w:rsidRDefault="00341348" w:rsidP="00341348">
      <w:pPr>
        <w:keepNext/>
        <w:keepLines/>
        <w:numPr>
          <w:ilvl w:val="1"/>
          <w:numId w:val="20"/>
        </w:numPr>
        <w:spacing w:before="40" w:after="160" w:line="259" w:lineRule="auto"/>
        <w:ind w:left="576"/>
        <w:outlineLvl w:val="1"/>
        <w:rPr>
          <w:ins w:id="735" w:author="Tariq Horan" w:date="2022-04-27T16:21:00Z"/>
          <w:rFonts w:asciiTheme="majorHAnsi" w:eastAsiaTheme="majorEastAsia" w:hAnsiTheme="majorHAnsi" w:cstheme="majorBidi"/>
          <w:color w:val="2E74B5" w:themeColor="accent1" w:themeShade="BF"/>
          <w:sz w:val="26"/>
          <w:szCs w:val="26"/>
          <w:lang w:val="en-IE"/>
        </w:rPr>
      </w:pPr>
      <w:bookmarkStart w:id="736" w:name="_Toc94698872"/>
      <w:bookmarkStart w:id="737" w:name="_Toc100676457"/>
      <w:r w:rsidRPr="6C264FFA">
        <w:rPr>
          <w:rFonts w:asciiTheme="majorHAnsi" w:eastAsiaTheme="majorEastAsia" w:hAnsiTheme="majorHAnsi" w:cstheme="majorBidi"/>
          <w:color w:val="2E74B5" w:themeColor="accent1" w:themeShade="BF"/>
          <w:sz w:val="26"/>
          <w:szCs w:val="26"/>
          <w:lang w:val="en-IE"/>
        </w:rPr>
        <w:t>Introduction</w:t>
      </w:r>
      <w:bookmarkEnd w:id="736"/>
      <w:bookmarkEnd w:id="737"/>
    </w:p>
    <w:p w14:paraId="1E10BA34" w14:textId="77777777" w:rsidR="00A41D76" w:rsidRDefault="00A41D76" w:rsidP="00A41D76">
      <w:pPr>
        <w:keepNext/>
        <w:keepLines/>
        <w:spacing w:before="40" w:after="160" w:line="259" w:lineRule="auto"/>
        <w:outlineLvl w:val="1"/>
        <w:rPr>
          <w:ins w:id="738" w:author="Tariq Horan" w:date="2022-04-27T16:18:00Z"/>
          <w:rFonts w:asciiTheme="majorHAnsi" w:eastAsiaTheme="majorEastAsia" w:hAnsiTheme="majorHAnsi" w:cstheme="majorBidi"/>
          <w:color w:val="2E74B5" w:themeColor="accent1" w:themeShade="BF"/>
          <w:sz w:val="26"/>
          <w:szCs w:val="26"/>
          <w:lang w:val="en-IE"/>
        </w:rPr>
        <w:pPrChange w:id="739" w:author="Tariq Horan" w:date="2022-04-27T16:21:00Z">
          <w:pPr>
            <w:keepNext/>
            <w:keepLines/>
            <w:numPr>
              <w:ilvl w:val="1"/>
              <w:numId w:val="20"/>
            </w:numPr>
            <w:spacing w:before="40" w:after="160" w:line="259" w:lineRule="auto"/>
            <w:ind w:left="576" w:hanging="576"/>
            <w:outlineLvl w:val="1"/>
          </w:pPr>
        </w:pPrChange>
      </w:pPr>
    </w:p>
    <w:p w14:paraId="160EF389" w14:textId="678879E8" w:rsidR="00A41D76" w:rsidRDefault="00A41D76" w:rsidP="00A41D76">
      <w:pPr>
        <w:rPr>
          <w:ins w:id="740" w:author="Tariq Horan" w:date="2022-04-27T16:20:00Z"/>
          <w:lang w:val="en-IE"/>
        </w:rPr>
      </w:pPr>
      <w:ins w:id="741" w:author="Tariq Horan" w:date="2022-04-27T16:19:00Z">
        <w:r>
          <w:rPr>
            <w:lang w:val="en-IE"/>
          </w:rPr>
          <w:t>This outlines the interfaces that I will use. In this section of the report I also explain the processes that happen behind the scenes in the interfaces.</w:t>
        </w:r>
      </w:ins>
    </w:p>
    <w:p w14:paraId="79B9A3D3" w14:textId="77777777" w:rsidR="00A41D76" w:rsidRDefault="00A41D76" w:rsidP="00A41D76">
      <w:pPr>
        <w:rPr>
          <w:lang w:val="en-IE"/>
        </w:rPr>
        <w:pPrChange w:id="742" w:author="Tariq Horan" w:date="2022-04-27T16:18:00Z">
          <w:pPr>
            <w:keepNext/>
            <w:keepLines/>
            <w:numPr>
              <w:ilvl w:val="1"/>
              <w:numId w:val="20"/>
            </w:numPr>
            <w:spacing w:before="40" w:after="160" w:line="259" w:lineRule="auto"/>
            <w:ind w:left="576" w:hanging="576"/>
            <w:outlineLvl w:val="1"/>
          </w:pPr>
        </w:pPrChange>
      </w:pPr>
    </w:p>
    <w:p w14:paraId="768EE9DC" w14:textId="648CB15C" w:rsidR="00341348" w:rsidRDefault="00341348" w:rsidP="00341348">
      <w:pPr>
        <w:pStyle w:val="Heading3"/>
        <w:rPr>
          <w:ins w:id="743" w:author="Tariq Horan" w:date="2022-04-27T16:21:00Z"/>
          <w:lang w:val="en-IE"/>
        </w:rPr>
      </w:pPr>
      <w:bookmarkStart w:id="744" w:name="_Toc100676458"/>
      <w:r>
        <w:rPr>
          <w:lang w:val="en-IE"/>
        </w:rPr>
        <w:t xml:space="preserve">What is </w:t>
      </w:r>
      <w:del w:id="745" w:author="Tariq Horan" w:date="2022-04-27T16:31:00Z">
        <w:r w:rsidDel="009917FE">
          <w:rPr>
            <w:lang w:val="en-IE"/>
          </w:rPr>
          <w:delText>Laravel</w:delText>
        </w:r>
      </w:del>
      <w:bookmarkEnd w:id="744"/>
      <w:ins w:id="746" w:author="Tariq Horan" w:date="2022-04-27T16:31:00Z">
        <w:r w:rsidR="009917FE">
          <w:rPr>
            <w:lang w:val="en-IE"/>
          </w:rPr>
          <w:t>Laravel</w:t>
        </w:r>
      </w:ins>
    </w:p>
    <w:p w14:paraId="218C4168" w14:textId="77777777" w:rsidR="00A41D76" w:rsidRPr="00A41D76" w:rsidRDefault="00A41D76" w:rsidP="00A41D76">
      <w:pPr>
        <w:rPr>
          <w:lang w:val="en-IE"/>
          <w:rPrChange w:id="747" w:author="Tariq Horan" w:date="2022-04-27T16:21:00Z">
            <w:rPr>
              <w:lang w:val="en-IE"/>
            </w:rPr>
          </w:rPrChange>
        </w:rPr>
        <w:pPrChange w:id="748" w:author="Tariq Horan" w:date="2022-04-27T16:21:00Z">
          <w:pPr>
            <w:pStyle w:val="Heading3"/>
          </w:pPr>
        </w:pPrChange>
      </w:pPr>
    </w:p>
    <w:p w14:paraId="63AE91A9" w14:textId="047CF92E" w:rsidR="00341348" w:rsidRDefault="00341348" w:rsidP="00341348">
      <w:pPr>
        <w:rPr>
          <w:ins w:id="749" w:author="Tariq Horan" w:date="2022-04-27T16:20:00Z"/>
        </w:rPr>
      </w:pPr>
      <w:del w:id="750" w:author="Tariq Horan" w:date="2022-04-27T16:31:00Z">
        <w:r w:rsidDel="009917FE">
          <w:delText>Laravel</w:delText>
        </w:r>
      </w:del>
      <w:ins w:id="751" w:author="Tariq Horan" w:date="2022-04-27T16:31:00Z">
        <w:r w:rsidR="009917FE">
          <w:t>Laravel</w:t>
        </w:r>
      </w:ins>
      <w:r>
        <w:t xml:space="preserve"> is a web application framework that aids the development of projects by allowing programmers to access databases, make routes to different webpages etc.</w:t>
      </w:r>
    </w:p>
    <w:p w14:paraId="589E30E8" w14:textId="1CB5F026" w:rsidR="00A41D76" w:rsidRDefault="00A41D76" w:rsidP="00341348">
      <w:pPr>
        <w:rPr>
          <w:ins w:id="752" w:author="Tariq Horan" w:date="2022-04-27T16:21:00Z"/>
        </w:rPr>
      </w:pPr>
    </w:p>
    <w:p w14:paraId="0ACAB295" w14:textId="77777777" w:rsidR="00A41D76" w:rsidRDefault="00A41D76" w:rsidP="00341348"/>
    <w:p w14:paraId="3B16DA3C" w14:textId="1D31AA44" w:rsidR="00341348" w:rsidRDefault="00341348" w:rsidP="00341348">
      <w:pPr>
        <w:pStyle w:val="Heading3"/>
        <w:rPr>
          <w:ins w:id="753" w:author="Tariq Horan" w:date="2022-04-27T16:21:00Z"/>
        </w:rPr>
      </w:pPr>
      <w:bookmarkStart w:id="754" w:name="_Toc100676459"/>
      <w:r>
        <w:lastRenderedPageBreak/>
        <w:t>What Version</w:t>
      </w:r>
      <w:bookmarkEnd w:id="754"/>
    </w:p>
    <w:p w14:paraId="155DA5A8" w14:textId="77777777" w:rsidR="00A41D76" w:rsidRPr="00A41D76" w:rsidRDefault="00A41D76" w:rsidP="00A41D76">
      <w:pPr>
        <w:rPr>
          <w:rPrChange w:id="755" w:author="Tariq Horan" w:date="2022-04-27T16:21:00Z">
            <w:rPr/>
          </w:rPrChange>
        </w:rPr>
        <w:pPrChange w:id="756" w:author="Tariq Horan" w:date="2022-04-27T16:21:00Z">
          <w:pPr>
            <w:pStyle w:val="Heading3"/>
          </w:pPr>
        </w:pPrChange>
      </w:pPr>
    </w:p>
    <w:p w14:paraId="76BF0177" w14:textId="6D06E177" w:rsidR="00341348" w:rsidRDefault="00341348" w:rsidP="00341348">
      <w:pPr>
        <w:rPr>
          <w:ins w:id="757" w:author="Tariq Horan" w:date="2022-04-27T16:20:00Z"/>
        </w:rPr>
      </w:pPr>
      <w:r>
        <w:t xml:space="preserve">The version of </w:t>
      </w:r>
      <w:del w:id="758" w:author="Tariq Horan" w:date="2022-04-27T16:31:00Z">
        <w:r w:rsidDel="009917FE">
          <w:delText>Laravel</w:delText>
        </w:r>
      </w:del>
      <w:ins w:id="759" w:author="Tariq Horan" w:date="2022-04-27T16:31:00Z">
        <w:r w:rsidR="009917FE">
          <w:t>Laravel</w:t>
        </w:r>
      </w:ins>
      <w:r>
        <w:t xml:space="preserve"> that I am using is </w:t>
      </w:r>
      <w:del w:id="760" w:author="Tariq Horan" w:date="2022-04-27T16:31:00Z">
        <w:r w:rsidDel="009917FE">
          <w:delText>Laravel</w:delText>
        </w:r>
      </w:del>
      <w:ins w:id="761" w:author="Tariq Horan" w:date="2022-04-27T16:31:00Z">
        <w:r w:rsidR="009917FE">
          <w:t>Laravel</w:t>
        </w:r>
      </w:ins>
      <w:r>
        <w:t xml:space="preserve"> 8</w:t>
      </w:r>
      <w:ins w:id="762" w:author="Tariq Horan" w:date="2022-04-27T16:20:00Z">
        <w:r w:rsidR="00A41D76">
          <w:t>.</w:t>
        </w:r>
      </w:ins>
    </w:p>
    <w:p w14:paraId="4C1DB4B5" w14:textId="77777777" w:rsidR="00A41D76" w:rsidRDefault="00A41D76" w:rsidP="00341348"/>
    <w:p w14:paraId="18A831FC" w14:textId="44A8E54A" w:rsidR="00341348" w:rsidRDefault="00341348" w:rsidP="00341348">
      <w:pPr>
        <w:pStyle w:val="Heading3"/>
        <w:rPr>
          <w:ins w:id="763" w:author="Tariq Horan" w:date="2022-04-27T16:21:00Z"/>
        </w:rPr>
      </w:pPr>
      <w:bookmarkStart w:id="764" w:name="_Toc100676460"/>
      <w:r>
        <w:t>Dependencies</w:t>
      </w:r>
      <w:bookmarkEnd w:id="764"/>
    </w:p>
    <w:p w14:paraId="1E7117C2" w14:textId="77777777" w:rsidR="00A41D76" w:rsidRPr="00A41D76" w:rsidRDefault="00A41D76" w:rsidP="00A41D76">
      <w:pPr>
        <w:rPr>
          <w:rPrChange w:id="765" w:author="Tariq Horan" w:date="2022-04-27T16:21:00Z">
            <w:rPr/>
          </w:rPrChange>
        </w:rPr>
        <w:pPrChange w:id="766" w:author="Tariq Horan" w:date="2022-04-27T16:21:00Z">
          <w:pPr>
            <w:pStyle w:val="Heading3"/>
          </w:pPr>
        </w:pPrChange>
      </w:pPr>
    </w:p>
    <w:p w14:paraId="07925EDA" w14:textId="3D8D90C5" w:rsidR="00341348" w:rsidRDefault="00341348" w:rsidP="00341348">
      <w:pPr>
        <w:rPr>
          <w:ins w:id="767" w:author="Tariq Horan" w:date="2022-04-27T16:20:00Z"/>
        </w:rPr>
      </w:pPr>
      <w:del w:id="768" w:author="Tariq Horan" w:date="2022-04-27T16:31:00Z">
        <w:r w:rsidDel="009917FE">
          <w:delText>Laravel</w:delText>
        </w:r>
      </w:del>
      <w:ins w:id="769" w:author="Tariq Horan" w:date="2022-04-27T16:31:00Z">
        <w:r w:rsidR="009917FE">
          <w:t>Laravel</w:t>
        </w:r>
      </w:ins>
      <w:r>
        <w:t xml:space="preserve"> uses composer to download packages that allows </w:t>
      </w:r>
      <w:del w:id="770" w:author="Tariq Horan" w:date="2022-04-27T16:31:00Z">
        <w:r w:rsidDel="009917FE">
          <w:delText>Laravel</w:delText>
        </w:r>
      </w:del>
      <w:ins w:id="771" w:author="Tariq Horan" w:date="2022-04-27T16:31:00Z">
        <w:r w:rsidR="009917FE">
          <w:t>Laravel</w:t>
        </w:r>
      </w:ins>
      <w:r>
        <w:t xml:space="preserve"> to run, </w:t>
      </w:r>
      <w:del w:id="772" w:author="Tariq Horan" w:date="2022-04-27T16:31:00Z">
        <w:r w:rsidDel="009917FE">
          <w:delText>Laravel</w:delText>
        </w:r>
      </w:del>
      <w:ins w:id="773" w:author="Tariq Horan" w:date="2022-04-27T16:31:00Z">
        <w:r w:rsidR="009917FE">
          <w:t>Laravel</w:t>
        </w:r>
      </w:ins>
      <w:r>
        <w:t xml:space="preserve"> also uses MySQL to access databases that serve the webpage</w:t>
      </w:r>
    </w:p>
    <w:p w14:paraId="7271D60E" w14:textId="77777777" w:rsidR="00A41D76" w:rsidRDefault="00A41D76" w:rsidP="00341348"/>
    <w:p w14:paraId="6107CA4E" w14:textId="73A93914" w:rsidR="00A41D76" w:rsidRDefault="00341348" w:rsidP="00A41D76">
      <w:pPr>
        <w:pStyle w:val="Heading3"/>
        <w:rPr>
          <w:ins w:id="774" w:author="Tariq Horan" w:date="2022-04-27T16:21:00Z"/>
        </w:rPr>
      </w:pPr>
      <w:bookmarkStart w:id="775" w:name="_Toc100676461"/>
      <w:r>
        <w:t>Benefits</w:t>
      </w:r>
      <w:bookmarkEnd w:id="775"/>
    </w:p>
    <w:p w14:paraId="3DFF98AC" w14:textId="77777777" w:rsidR="00A41D76" w:rsidRPr="00A41D76" w:rsidRDefault="00A41D76" w:rsidP="00A41D76">
      <w:pPr>
        <w:rPr>
          <w:rPrChange w:id="776" w:author="Tariq Horan" w:date="2022-04-27T16:21:00Z">
            <w:rPr/>
          </w:rPrChange>
        </w:rPr>
        <w:pPrChange w:id="777" w:author="Tariq Horan" w:date="2022-04-27T16:21:00Z">
          <w:pPr>
            <w:pStyle w:val="Heading3"/>
          </w:pPr>
        </w:pPrChange>
      </w:pPr>
    </w:p>
    <w:p w14:paraId="23FEDBD1" w14:textId="7AF7AB0E" w:rsidR="001F66D0" w:rsidRDefault="00341348" w:rsidP="00341348">
      <w:pPr>
        <w:rPr>
          <w:ins w:id="778" w:author="Tariq Horan" w:date="2022-04-27T16:22:00Z"/>
          <w:rFonts w:eastAsiaTheme="minorEastAsia"/>
          <w:noProof/>
          <w:sz w:val="22"/>
          <w:szCs w:val="22"/>
          <w:lang w:val="en-IE" w:eastAsia="en-IE"/>
        </w:rPr>
      </w:pPr>
      <w:del w:id="779" w:author="Tariq Horan" w:date="2022-04-27T16:31:00Z">
        <w:r w:rsidDel="009917FE">
          <w:delText>Laravel</w:delText>
        </w:r>
      </w:del>
      <w:ins w:id="780" w:author="Tariq Horan" w:date="2022-04-27T16:31:00Z">
        <w:r w:rsidR="009917FE">
          <w:t>Laravel</w:t>
        </w:r>
      </w:ins>
      <w:r>
        <w:t xml:space="preserve"> is quick and simple, although there is a lot of folders and files to get lost in once you get used to the application you find it is </w:t>
      </w:r>
      <w:r w:rsidR="005B1E0E">
        <w:t>immensely powerful</w:t>
      </w:r>
      <w:r>
        <w:t>. Having everything in the on place allows users to make great applications.</w:t>
      </w:r>
      <w:r w:rsidR="001F66D0">
        <w:rPr>
          <w:rFonts w:eastAsiaTheme="minorEastAsia"/>
          <w:noProof/>
          <w:sz w:val="22"/>
          <w:szCs w:val="22"/>
          <w:lang w:val="en-IE" w:eastAsia="en-IE"/>
        </w:rPr>
        <w:t xml:space="preserve"> </w:t>
      </w:r>
    </w:p>
    <w:p w14:paraId="22B7AF1D" w14:textId="77777777" w:rsidR="00A41D76" w:rsidRPr="001F66D0" w:rsidRDefault="00A41D76" w:rsidP="00341348">
      <w:pPr>
        <w:rPr>
          <w:rFonts w:eastAsiaTheme="minorEastAsia"/>
          <w:noProof/>
          <w:sz w:val="22"/>
          <w:szCs w:val="22"/>
          <w:lang w:val="en-IE" w:eastAsia="en-IE"/>
        </w:rPr>
      </w:pPr>
    </w:p>
    <w:p w14:paraId="36D7684F"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781" w:name="_Toc94698873"/>
      <w:bookmarkStart w:id="782" w:name="_Toc100676462"/>
      <w:r w:rsidRPr="6C264FFA">
        <w:rPr>
          <w:rFonts w:asciiTheme="majorHAnsi" w:eastAsiaTheme="majorEastAsia" w:hAnsiTheme="majorHAnsi" w:cstheme="majorBidi"/>
          <w:color w:val="2E74B5" w:themeColor="accent1" w:themeShade="BF"/>
          <w:sz w:val="26"/>
          <w:szCs w:val="26"/>
          <w:lang w:val="en-IE"/>
        </w:rPr>
        <w:t>Model View Controller</w:t>
      </w:r>
      <w:bookmarkEnd w:id="781"/>
      <w:bookmarkEnd w:id="782"/>
    </w:p>
    <w:p w14:paraId="795261A7" w14:textId="77777777" w:rsidR="00A41D76" w:rsidRDefault="00A41D76" w:rsidP="00341348">
      <w:pPr>
        <w:keepNext/>
        <w:keepLines/>
        <w:spacing w:before="40" w:after="160" w:line="259" w:lineRule="auto"/>
        <w:outlineLvl w:val="1"/>
        <w:rPr>
          <w:ins w:id="783" w:author="Tariq Horan" w:date="2022-04-27T16:21:00Z"/>
          <w:rFonts w:eastAsiaTheme="majorEastAsia" w:cstheme="minorHAnsi"/>
          <w:lang w:val="en-IE"/>
        </w:rPr>
      </w:pPr>
      <w:bookmarkStart w:id="784" w:name="_Toc100220111"/>
      <w:bookmarkStart w:id="785" w:name="_Toc100222213"/>
      <w:bookmarkStart w:id="786" w:name="_Toc100676463"/>
    </w:p>
    <w:p w14:paraId="00C96FB3" w14:textId="214B931F" w:rsidR="00341348" w:rsidRDefault="00341348" w:rsidP="00341348">
      <w:pPr>
        <w:keepNext/>
        <w:keepLines/>
        <w:spacing w:before="40" w:after="160" w:line="259" w:lineRule="auto"/>
        <w:outlineLvl w:val="1"/>
        <w:rPr>
          <w:ins w:id="787" w:author="Tariq Horan" w:date="2022-04-27T16:22:00Z"/>
          <w:rFonts w:eastAsiaTheme="majorEastAsia" w:cstheme="minorHAnsi"/>
          <w:lang w:val="en-IE"/>
        </w:rPr>
      </w:pPr>
      <w:r w:rsidRPr="001F66D0">
        <w:rPr>
          <w:rFonts w:eastAsiaTheme="majorEastAsia" w:cstheme="minorHAnsi"/>
          <w:lang w:val="en-IE"/>
        </w:rPr>
        <w:t>To start off the process the browser sends a request to the Controller. The controller then communicates with the model and exchanges data when that’s done, the View will send its final presentation to the Controller and the Controller will then display that data from the user to interact with</w:t>
      </w:r>
      <w:bookmarkEnd w:id="784"/>
      <w:bookmarkEnd w:id="785"/>
      <w:bookmarkEnd w:id="786"/>
      <w:ins w:id="788" w:author="Tariq Horan" w:date="2022-04-27T16:22:00Z">
        <w:r w:rsidR="00A41D76">
          <w:rPr>
            <w:rFonts w:eastAsiaTheme="majorEastAsia" w:cstheme="minorHAnsi"/>
            <w:lang w:val="en-IE"/>
          </w:rPr>
          <w:t>.</w:t>
        </w:r>
      </w:ins>
    </w:p>
    <w:p w14:paraId="6B57D743" w14:textId="77777777" w:rsidR="00A41D76" w:rsidRPr="001F66D0" w:rsidRDefault="00A41D76" w:rsidP="00341348">
      <w:pPr>
        <w:keepNext/>
        <w:keepLines/>
        <w:spacing w:before="40" w:after="160" w:line="259" w:lineRule="auto"/>
        <w:outlineLvl w:val="1"/>
        <w:rPr>
          <w:rFonts w:eastAsiaTheme="majorEastAsia" w:cstheme="minorHAnsi"/>
          <w:lang w:val="en-IE"/>
        </w:rPr>
      </w:pPr>
    </w:p>
    <w:p w14:paraId="4ACEE711" w14:textId="7E9EFD10"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789" w:name="_Toc94698874"/>
      <w:bookmarkStart w:id="790" w:name="_Toc100676464"/>
      <w:r w:rsidRPr="6C264FFA">
        <w:rPr>
          <w:rFonts w:asciiTheme="majorHAnsi" w:eastAsiaTheme="majorEastAsia" w:hAnsiTheme="majorHAnsi" w:cstheme="majorBidi"/>
          <w:color w:val="2E74B5" w:themeColor="accent1" w:themeShade="BF"/>
          <w:sz w:val="26"/>
          <w:szCs w:val="26"/>
          <w:lang w:val="en-IE"/>
        </w:rPr>
        <w:t xml:space="preserve">User </w:t>
      </w:r>
      <w:bookmarkEnd w:id="789"/>
      <w:r w:rsidRPr="6C264FFA">
        <w:rPr>
          <w:rFonts w:asciiTheme="majorHAnsi" w:eastAsiaTheme="majorEastAsia" w:hAnsiTheme="majorHAnsi" w:cstheme="majorBidi"/>
          <w:color w:val="2E74B5" w:themeColor="accent1" w:themeShade="BF"/>
          <w:sz w:val="26"/>
          <w:szCs w:val="26"/>
          <w:lang w:val="en-IE"/>
        </w:rPr>
        <w:t>Authentication</w:t>
      </w:r>
      <w:bookmarkEnd w:id="790"/>
    </w:p>
    <w:p w14:paraId="7E834420" w14:textId="2477EE9D" w:rsidR="00341348" w:rsidDel="00A330B3" w:rsidRDefault="00341348" w:rsidP="00341348">
      <w:pPr>
        <w:rPr>
          <w:del w:id="791" w:author="Tariq Horan" w:date="2022-04-27T16:22:00Z"/>
          <w:lang w:val="en-IE"/>
        </w:rPr>
      </w:pPr>
      <w:del w:id="792" w:author="Tariq Horan" w:date="2022-04-27T16:22:00Z">
        <w:r w:rsidDel="00A330B3">
          <w:rPr>
            <w:lang w:val="en-IE"/>
          </w:rPr>
          <w:delText>Explain how user authentication is implemented in the web application framework.</w:delText>
        </w:r>
      </w:del>
    </w:p>
    <w:p w14:paraId="2809B2D6" w14:textId="77777777" w:rsidR="00A330B3" w:rsidRDefault="00A330B3" w:rsidP="00341348">
      <w:pPr>
        <w:rPr>
          <w:ins w:id="793" w:author="Tariq Horan" w:date="2022-04-27T16:22:00Z"/>
          <w:lang w:val="en-IE"/>
        </w:rPr>
      </w:pPr>
    </w:p>
    <w:p w14:paraId="0CD979D6" w14:textId="0A6A41F5" w:rsidR="00341348" w:rsidRDefault="00341348" w:rsidP="00341348">
      <w:pPr>
        <w:rPr>
          <w:ins w:id="794" w:author="Tariq Horan" w:date="2022-04-27T16:21:00Z"/>
          <w:lang w:val="en-IE"/>
        </w:rPr>
      </w:pPr>
      <w:del w:id="795" w:author="Tariq Horan" w:date="2022-04-27T16:31:00Z">
        <w:r w:rsidDel="009917FE">
          <w:rPr>
            <w:lang w:val="en-IE"/>
          </w:rPr>
          <w:delText>Laravel</w:delText>
        </w:r>
      </w:del>
      <w:ins w:id="796" w:author="Tariq Horan" w:date="2022-04-27T16:31:00Z">
        <w:r w:rsidR="009917FE">
          <w:rPr>
            <w:lang w:val="en-IE"/>
          </w:rPr>
          <w:t>Laravel</w:t>
        </w:r>
      </w:ins>
      <w:r>
        <w:rPr>
          <w:lang w:val="en-IE"/>
        </w:rPr>
        <w:t xml:space="preserve"> has a </w:t>
      </w:r>
      <w:r w:rsidR="005B1E0E">
        <w:rPr>
          <w:lang w:val="en-IE"/>
        </w:rPr>
        <w:t>built-in</w:t>
      </w:r>
      <w:r>
        <w:rPr>
          <w:lang w:val="en-IE"/>
        </w:rPr>
        <w:t xml:space="preserve"> authentication feature that uses the attempt method, it allows user to enter an email and password that </w:t>
      </w:r>
      <w:del w:id="797" w:author="Tariq Horan" w:date="2022-04-27T16:22:00Z">
        <w:r w:rsidDel="00A41D76">
          <w:rPr>
            <w:lang w:val="en-IE"/>
          </w:rPr>
          <w:delText>has to</w:delText>
        </w:r>
      </w:del>
      <w:ins w:id="798" w:author="Tariq Horan" w:date="2022-04-27T16:22:00Z">
        <w:r w:rsidR="00A41D76">
          <w:rPr>
            <w:lang w:val="en-IE"/>
          </w:rPr>
          <w:t>must</w:t>
        </w:r>
      </w:ins>
      <w:r>
        <w:rPr>
          <w:lang w:val="en-IE"/>
        </w:rPr>
        <w:t xml:space="preserve"> meet a character requirement. This can also be done manually.</w:t>
      </w:r>
    </w:p>
    <w:p w14:paraId="6DF9188D" w14:textId="2C9800AC" w:rsidR="00A41D76" w:rsidRDefault="00A41D76" w:rsidP="00341348">
      <w:pPr>
        <w:rPr>
          <w:ins w:id="799" w:author="Tariq Horan" w:date="2022-04-27T16:30:00Z"/>
          <w:lang w:val="en-IE"/>
        </w:rPr>
      </w:pPr>
    </w:p>
    <w:p w14:paraId="5E5E9DA0" w14:textId="6ED1E67A" w:rsidR="009917FE" w:rsidRDefault="009917FE" w:rsidP="00341348">
      <w:pPr>
        <w:rPr>
          <w:ins w:id="800" w:author="Tariq Horan" w:date="2022-04-27T16:30:00Z"/>
          <w:lang w:val="en-IE"/>
        </w:rPr>
      </w:pPr>
    </w:p>
    <w:p w14:paraId="0583D0FB" w14:textId="0402571B" w:rsidR="009917FE" w:rsidRDefault="009917FE" w:rsidP="00341348">
      <w:pPr>
        <w:rPr>
          <w:ins w:id="801" w:author="Tariq Horan" w:date="2022-04-27T16:30:00Z"/>
          <w:lang w:val="en-IE"/>
        </w:rPr>
      </w:pPr>
    </w:p>
    <w:p w14:paraId="68D46AFE" w14:textId="77777777" w:rsidR="009917FE" w:rsidRPr="002125F9" w:rsidRDefault="009917FE" w:rsidP="00341348">
      <w:pPr>
        <w:rPr>
          <w:lang w:val="en-IE"/>
        </w:rPr>
      </w:pPr>
    </w:p>
    <w:p w14:paraId="0E23C41D"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802" w:name="_Toc94698875"/>
      <w:bookmarkStart w:id="803" w:name="_Toc100676465"/>
      <w:r w:rsidRPr="6C264FFA">
        <w:rPr>
          <w:rFonts w:asciiTheme="majorHAnsi" w:eastAsiaTheme="majorEastAsia" w:hAnsiTheme="majorHAnsi" w:cstheme="majorBidi"/>
          <w:color w:val="2E74B5" w:themeColor="accent1" w:themeShade="BF"/>
          <w:sz w:val="26"/>
          <w:szCs w:val="26"/>
          <w:lang w:val="en-IE"/>
        </w:rPr>
        <w:lastRenderedPageBreak/>
        <w:t>Routing</w:t>
      </w:r>
      <w:bookmarkEnd w:id="802"/>
      <w:bookmarkEnd w:id="803"/>
    </w:p>
    <w:p w14:paraId="0AA1E209" w14:textId="77777777" w:rsidR="009917FE" w:rsidRDefault="009917FE" w:rsidP="00341348">
      <w:pPr>
        <w:rPr>
          <w:ins w:id="804" w:author="Tariq Horan" w:date="2022-04-27T16:30:00Z"/>
          <w:lang w:val="en-IE"/>
        </w:rPr>
      </w:pPr>
    </w:p>
    <w:p w14:paraId="0D2736F3" w14:textId="7E80E43D" w:rsidR="00341348" w:rsidRDefault="00341348" w:rsidP="00341348">
      <w:pPr>
        <w:rPr>
          <w:ins w:id="805" w:author="Tariq Horan" w:date="2022-04-27T16:30:00Z"/>
          <w:lang w:val="en-IE"/>
        </w:rPr>
      </w:pPr>
      <w:del w:id="806" w:author="Tariq Horan" w:date="2022-04-27T16:30:00Z">
        <w:r w:rsidDel="009917FE">
          <w:rPr>
            <w:lang w:val="en-IE"/>
          </w:rPr>
          <w:delText>T</w:delText>
        </w:r>
      </w:del>
      <w:ins w:id="807" w:author="Tariq Horan" w:date="2022-04-27T16:30:00Z">
        <w:r w:rsidR="009917FE">
          <w:rPr>
            <w:lang w:val="en-IE"/>
          </w:rPr>
          <w:t>T</w:t>
        </w:r>
      </w:ins>
      <w:r>
        <w:rPr>
          <w:lang w:val="en-IE"/>
        </w:rPr>
        <w:t xml:space="preserve">he route application requests to a certain controller and the route accept a </w:t>
      </w:r>
      <w:ins w:id="808" w:author="Tariq Horan" w:date="2022-04-27T16:28:00Z">
        <w:r w:rsidR="009917FE" w:rsidRPr="009917FE">
          <w:rPr>
            <w:lang w:val="en-IE"/>
          </w:rPr>
          <w:t>Uniform Asset Identifier</w:t>
        </w:r>
      </w:ins>
      <w:del w:id="809" w:author="Tariq Horan" w:date="2022-04-27T16:28:00Z">
        <w:r w:rsidDel="009917FE">
          <w:rPr>
            <w:lang w:val="en-IE"/>
          </w:rPr>
          <w:delText>URL</w:delText>
        </w:r>
      </w:del>
      <w:ins w:id="810" w:author="Tariq Horan" w:date="2022-04-27T16:27:00Z">
        <w:r w:rsidR="009917FE">
          <w:rPr>
            <w:lang w:val="en-IE"/>
          </w:rPr>
          <w:t xml:space="preserve">. These </w:t>
        </w:r>
      </w:ins>
      <w:ins w:id="811" w:author="Tariq Horan" w:date="2022-04-27T16:29:00Z">
        <w:r w:rsidR="009917FE">
          <w:rPr>
            <w:lang w:val="en-IE"/>
          </w:rPr>
          <w:t xml:space="preserve">URL’s </w:t>
        </w:r>
      </w:ins>
      <w:ins w:id="812" w:author="Tariq Horan" w:date="2022-04-27T16:28:00Z">
        <w:r w:rsidR="009917FE">
          <w:rPr>
            <w:lang w:val="en-IE"/>
          </w:rPr>
          <w:t>are both human are easi</w:t>
        </w:r>
      </w:ins>
      <w:ins w:id="813" w:author="Tariq Horan" w:date="2022-04-27T16:29:00Z">
        <w:r w:rsidR="009917FE">
          <w:rPr>
            <w:lang w:val="en-IE"/>
          </w:rPr>
          <w:t>ly accessible by humans and don’t have to directly point to any files in the application</w:t>
        </w:r>
      </w:ins>
      <w:del w:id="814" w:author="Tariq Horan" w:date="2022-04-27T16:27:00Z">
        <w:r w:rsidDel="009917FE">
          <w:rPr>
            <w:lang w:val="en-IE"/>
          </w:rPr>
          <w:delText xml:space="preserve"> </w:delText>
        </w:r>
      </w:del>
    </w:p>
    <w:p w14:paraId="31C0FE95" w14:textId="77777777" w:rsidR="009917FE" w:rsidRDefault="009917FE" w:rsidP="00341348">
      <w:pPr>
        <w:rPr>
          <w:lang w:val="en-IE"/>
        </w:rPr>
      </w:pPr>
    </w:p>
    <w:p w14:paraId="3473B469" w14:textId="0FEC9208" w:rsidR="00341348" w:rsidRDefault="00341348" w:rsidP="00341348">
      <w:pPr>
        <w:keepNext/>
        <w:keepLines/>
        <w:numPr>
          <w:ilvl w:val="1"/>
          <w:numId w:val="20"/>
        </w:numPr>
        <w:spacing w:before="40" w:after="160" w:line="259" w:lineRule="auto"/>
        <w:ind w:left="576"/>
        <w:outlineLvl w:val="1"/>
        <w:rPr>
          <w:ins w:id="815" w:author="Tariq Horan" w:date="2022-04-27T16:30:00Z"/>
          <w:rFonts w:asciiTheme="majorHAnsi" w:eastAsiaTheme="majorEastAsia" w:hAnsiTheme="majorHAnsi" w:cstheme="majorBidi"/>
          <w:color w:val="2E74B5" w:themeColor="accent1" w:themeShade="BF"/>
          <w:sz w:val="26"/>
          <w:szCs w:val="26"/>
          <w:lang w:val="en-IE"/>
        </w:rPr>
      </w:pPr>
      <w:bookmarkStart w:id="816" w:name="_Toc94698876"/>
      <w:bookmarkStart w:id="817" w:name="_Toc100676466"/>
      <w:r w:rsidRPr="6C264FFA">
        <w:rPr>
          <w:rFonts w:asciiTheme="majorHAnsi" w:eastAsiaTheme="majorEastAsia" w:hAnsiTheme="majorHAnsi" w:cstheme="majorBidi"/>
          <w:color w:val="2E74B5" w:themeColor="accent1" w:themeShade="BF"/>
          <w:sz w:val="26"/>
          <w:szCs w:val="26"/>
          <w:lang w:val="en-IE"/>
        </w:rPr>
        <w:t>Templating</w:t>
      </w:r>
      <w:bookmarkEnd w:id="816"/>
      <w:bookmarkEnd w:id="817"/>
    </w:p>
    <w:p w14:paraId="01AAF1A9" w14:textId="77777777" w:rsidR="009917FE" w:rsidRDefault="009917FE" w:rsidP="009917FE">
      <w:pPr>
        <w:keepNext/>
        <w:keepLines/>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Change w:id="818" w:author="Tariq Horan" w:date="2022-04-27T16:30:00Z">
          <w:pPr>
            <w:keepNext/>
            <w:keepLines/>
            <w:numPr>
              <w:ilvl w:val="1"/>
              <w:numId w:val="20"/>
            </w:numPr>
            <w:spacing w:before="40" w:after="160" w:line="259" w:lineRule="auto"/>
            <w:ind w:left="576" w:hanging="576"/>
            <w:outlineLvl w:val="1"/>
          </w:pPr>
        </w:pPrChange>
      </w:pPr>
    </w:p>
    <w:p w14:paraId="55DCF975" w14:textId="29710FE0" w:rsidR="00341348" w:rsidRDefault="00341348" w:rsidP="00341348">
      <w:pPr>
        <w:rPr>
          <w:ins w:id="819" w:author="Tariq Horan" w:date="2022-04-27T16:22:00Z"/>
        </w:rPr>
      </w:pPr>
      <w:r>
        <w:t xml:space="preserve">The templating engine used in </w:t>
      </w:r>
      <w:del w:id="820" w:author="Tariq Horan" w:date="2022-04-27T16:31:00Z">
        <w:r w:rsidDel="009917FE">
          <w:delText>Laravel</w:delText>
        </w:r>
      </w:del>
      <w:ins w:id="821" w:author="Tariq Horan" w:date="2022-04-27T16:31:00Z">
        <w:r w:rsidR="009917FE">
          <w:t>Laravel</w:t>
        </w:r>
      </w:ins>
      <w:r>
        <w:t xml:space="preserve"> is </w:t>
      </w:r>
      <w:ins w:id="822" w:author="Tariq Horan" w:date="2022-04-27T16:30:00Z">
        <w:r w:rsidR="009917FE">
          <w:t>B</w:t>
        </w:r>
      </w:ins>
      <w:del w:id="823" w:author="Tariq Horan" w:date="2022-04-27T16:30:00Z">
        <w:r w:rsidDel="009917FE">
          <w:delText>b</w:delText>
        </w:r>
      </w:del>
      <w:r>
        <w:t xml:space="preserve">lade. Blade is based off </w:t>
      </w:r>
      <w:del w:id="824" w:author="Tariq Horan" w:date="2022-04-27T16:31:00Z">
        <w:r w:rsidDel="009917FE">
          <w:delText>php</w:delText>
        </w:r>
      </w:del>
      <w:ins w:id="825" w:author="Tariq Horan" w:date="2022-04-27T16:31:00Z">
        <w:r w:rsidR="009917FE">
          <w:t>PHP</w:t>
        </w:r>
      </w:ins>
      <w:r>
        <w:t xml:space="preserve"> and has </w:t>
      </w:r>
      <w:r w:rsidR="005B1E0E">
        <w:t>a remarkably similar</w:t>
      </w:r>
      <w:r>
        <w:t xml:space="preserve"> syntax it also lets you use plain </w:t>
      </w:r>
      <w:del w:id="826" w:author="Tariq Horan" w:date="2022-04-27T16:31:00Z">
        <w:r w:rsidDel="009917FE">
          <w:delText>php</w:delText>
        </w:r>
      </w:del>
      <w:ins w:id="827" w:author="Tariq Horan" w:date="2022-04-27T16:31:00Z">
        <w:r w:rsidR="009917FE">
          <w:t>PHP</w:t>
        </w:r>
      </w:ins>
      <w:r>
        <w:t xml:space="preserve"> while some templates don’t.</w:t>
      </w:r>
    </w:p>
    <w:p w14:paraId="40850CDD" w14:textId="77777777" w:rsidR="00A41D76" w:rsidRDefault="00A41D76" w:rsidP="00341348"/>
    <w:p w14:paraId="195AEB20" w14:textId="77777777" w:rsidR="00341348" w:rsidRDefault="00341348" w:rsidP="00341348">
      <w:r w:rsidRPr="00DA4523">
        <w:rPr>
          <w:noProof/>
        </w:rPr>
        <w:drawing>
          <wp:inline distT="0" distB="0" distL="0" distR="0" wp14:anchorId="6A68CC1A" wp14:editId="516AE5D9">
            <wp:extent cx="5731510" cy="2812415"/>
            <wp:effectExtent l="0" t="0" r="2540" b="6985"/>
            <wp:docPr id="7" name="Picture 7"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flowchart&#10;&#10;Description automatically generated with low confidence"/>
                    <pic:cNvPicPr/>
                  </pic:nvPicPr>
                  <pic:blipFill>
                    <a:blip r:embed="rId27"/>
                    <a:stretch>
                      <a:fillRect/>
                    </a:stretch>
                  </pic:blipFill>
                  <pic:spPr>
                    <a:xfrm>
                      <a:off x="0" y="0"/>
                      <a:ext cx="5731510" cy="2812415"/>
                    </a:xfrm>
                    <a:prstGeom prst="rect">
                      <a:avLst/>
                    </a:prstGeom>
                  </pic:spPr>
                </pic:pic>
              </a:graphicData>
            </a:graphic>
          </wp:inline>
        </w:drawing>
      </w:r>
    </w:p>
    <w:p w14:paraId="4FFAFA7F" w14:textId="77777777" w:rsidR="00341348" w:rsidRDefault="00341348" w:rsidP="00341348"/>
    <w:p w14:paraId="72AC595A" w14:textId="77777777" w:rsidR="008D0E18" w:rsidRPr="008D0E18" w:rsidRDefault="008D0E18" w:rsidP="008D0E18"/>
    <w:p w14:paraId="72665CEE" w14:textId="503786C4" w:rsidR="00FB5F3C" w:rsidRPr="00F678CB" w:rsidRDefault="3D50C75C" w:rsidP="00F678CB">
      <w:pPr>
        <w:pStyle w:val="Heading1"/>
      </w:pPr>
      <w:bookmarkStart w:id="828" w:name="_Toc100676467"/>
      <w:r w:rsidRPr="007A6C58">
        <w:t>Testing</w:t>
      </w:r>
      <w:bookmarkEnd w:id="828"/>
      <w:r w:rsidR="0BDBDCD0" w:rsidRPr="007A6C58">
        <w:t xml:space="preserve"> </w:t>
      </w:r>
    </w:p>
    <w:p w14:paraId="5C080A13" w14:textId="77777777" w:rsidR="00FB5F3C" w:rsidRPr="002125F9"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829" w:name="_Toc36624901"/>
      <w:bookmarkStart w:id="830" w:name="_Toc100676468"/>
      <w:r w:rsidRPr="35FFBAFA">
        <w:rPr>
          <w:rFonts w:asciiTheme="majorHAnsi" w:eastAsiaTheme="majorEastAsia" w:hAnsiTheme="majorHAnsi" w:cstheme="majorBidi"/>
          <w:color w:val="2E74B5" w:themeColor="accent1" w:themeShade="BF"/>
          <w:sz w:val="26"/>
          <w:szCs w:val="26"/>
          <w:lang w:val="en-IE"/>
        </w:rPr>
        <w:t>Functional Testing</w:t>
      </w:r>
      <w:bookmarkEnd w:id="829"/>
      <w:bookmarkEnd w:id="830"/>
    </w:p>
    <w:p w14:paraId="29A6182A" w14:textId="2AB3B547" w:rsidR="00FB5F3C" w:rsidRPr="002125F9" w:rsidRDefault="005B1E0E" w:rsidP="00FB5F3C">
      <w:pPr>
        <w:rPr>
          <w:lang w:val="en-IE"/>
        </w:rPr>
      </w:pPr>
      <w:r>
        <w:rPr>
          <w:sz w:val="22"/>
          <w:szCs w:val="22"/>
          <w:lang w:val="en-IE"/>
        </w:rPr>
        <w:t>The project is constantly tested. Every time I add a new section or add functionality the site, I test it before I write any more code. Every error is fixed, and the site is functioning as intended</w:t>
      </w:r>
      <w:r>
        <w:rPr>
          <w:rFonts w:ascii="Calibri" w:eastAsia="Calibri" w:hAnsi="Calibri" w:cs="Calibri"/>
        </w:rPr>
        <w:t xml:space="preserve"> </w:t>
      </w:r>
    </w:p>
    <w:p w14:paraId="63F9C08C" w14:textId="77777777" w:rsidR="00FB5F3C" w:rsidRPr="002125F9" w:rsidRDefault="00FB5F3C" w:rsidP="00FB5F3C">
      <w:pPr>
        <w:spacing w:after="160" w:line="259" w:lineRule="auto"/>
        <w:rPr>
          <w:sz w:val="22"/>
          <w:szCs w:val="22"/>
          <w:lang w:val="en-IE"/>
        </w:rPr>
      </w:pPr>
    </w:p>
    <w:p w14:paraId="7F5CAB06"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831" w:name="_Toc100676469"/>
      <w:r w:rsidRPr="35FFBAFA">
        <w:rPr>
          <w:rFonts w:asciiTheme="majorHAnsi" w:hAnsiTheme="majorHAnsi" w:cstheme="majorBidi"/>
          <w:color w:val="2E74B5" w:themeColor="accent1" w:themeShade="BF"/>
          <w:sz w:val="22"/>
          <w:szCs w:val="22"/>
          <w:lang w:val="en-IE"/>
        </w:rPr>
        <w:t>Login/Registration</w:t>
      </w:r>
      <w:bookmarkEnd w:id="831"/>
    </w:p>
    <w:p w14:paraId="211A022A"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4"/>
        <w:gridCol w:w="2189"/>
        <w:gridCol w:w="2167"/>
        <w:gridCol w:w="1392"/>
        <w:gridCol w:w="1354"/>
        <w:gridCol w:w="1320"/>
      </w:tblGrid>
      <w:tr w:rsidR="00FB5F3C" w:rsidRPr="002125F9" w14:paraId="70A7CFB1" w14:textId="77777777" w:rsidTr="00150DA0">
        <w:tc>
          <w:tcPr>
            <w:tcW w:w="594" w:type="dxa"/>
          </w:tcPr>
          <w:p w14:paraId="7DD1B7D5" w14:textId="77777777" w:rsidR="00FB5F3C" w:rsidRPr="002125F9" w:rsidRDefault="00FB5F3C" w:rsidP="00150DA0">
            <w:pPr>
              <w:spacing w:line="240" w:lineRule="auto"/>
              <w:rPr>
                <w:sz w:val="22"/>
                <w:lang w:val="en-IE"/>
              </w:rPr>
            </w:pPr>
            <w:r w:rsidRPr="002125F9">
              <w:rPr>
                <w:sz w:val="22"/>
                <w:lang w:val="en-IE"/>
              </w:rPr>
              <w:lastRenderedPageBreak/>
              <w:t>Test No</w:t>
            </w:r>
          </w:p>
        </w:tc>
        <w:tc>
          <w:tcPr>
            <w:tcW w:w="2189" w:type="dxa"/>
          </w:tcPr>
          <w:p w14:paraId="71865785" w14:textId="77777777" w:rsidR="00FB5F3C" w:rsidRPr="002125F9" w:rsidRDefault="00FB5F3C" w:rsidP="00150DA0">
            <w:pPr>
              <w:spacing w:line="240" w:lineRule="auto"/>
              <w:rPr>
                <w:sz w:val="22"/>
                <w:lang w:val="en-IE"/>
              </w:rPr>
            </w:pPr>
            <w:r w:rsidRPr="002125F9">
              <w:rPr>
                <w:sz w:val="22"/>
                <w:lang w:val="en-IE"/>
              </w:rPr>
              <w:t>Description of test case</w:t>
            </w:r>
          </w:p>
        </w:tc>
        <w:tc>
          <w:tcPr>
            <w:tcW w:w="2167" w:type="dxa"/>
          </w:tcPr>
          <w:p w14:paraId="49D86DF2" w14:textId="77777777" w:rsidR="00FB5F3C" w:rsidRPr="002125F9" w:rsidRDefault="00FB5F3C" w:rsidP="00150DA0">
            <w:pPr>
              <w:spacing w:line="240" w:lineRule="auto"/>
              <w:rPr>
                <w:sz w:val="22"/>
                <w:lang w:val="en-IE"/>
              </w:rPr>
            </w:pPr>
            <w:r w:rsidRPr="002125F9">
              <w:rPr>
                <w:sz w:val="22"/>
                <w:lang w:val="en-IE"/>
              </w:rPr>
              <w:t>Input</w:t>
            </w:r>
          </w:p>
        </w:tc>
        <w:tc>
          <w:tcPr>
            <w:tcW w:w="1392" w:type="dxa"/>
          </w:tcPr>
          <w:p w14:paraId="0EFEB4A9" w14:textId="77777777" w:rsidR="00FB5F3C" w:rsidRPr="002125F9" w:rsidRDefault="00FB5F3C" w:rsidP="00150DA0">
            <w:pPr>
              <w:spacing w:line="240" w:lineRule="auto"/>
              <w:rPr>
                <w:sz w:val="22"/>
                <w:lang w:val="en-IE"/>
              </w:rPr>
            </w:pPr>
            <w:r w:rsidRPr="002125F9">
              <w:rPr>
                <w:sz w:val="22"/>
                <w:lang w:val="en-IE"/>
              </w:rPr>
              <w:t>Expected Output</w:t>
            </w:r>
          </w:p>
        </w:tc>
        <w:tc>
          <w:tcPr>
            <w:tcW w:w="1354" w:type="dxa"/>
          </w:tcPr>
          <w:p w14:paraId="5C655F68" w14:textId="77777777" w:rsidR="00FB5F3C" w:rsidRPr="002125F9" w:rsidRDefault="00FB5F3C" w:rsidP="00150DA0">
            <w:pPr>
              <w:spacing w:line="240" w:lineRule="auto"/>
              <w:rPr>
                <w:sz w:val="22"/>
                <w:lang w:val="en-IE"/>
              </w:rPr>
            </w:pPr>
            <w:r w:rsidRPr="002125F9">
              <w:rPr>
                <w:sz w:val="22"/>
                <w:lang w:val="en-IE"/>
              </w:rPr>
              <w:t>Actual Output</w:t>
            </w:r>
          </w:p>
        </w:tc>
        <w:tc>
          <w:tcPr>
            <w:tcW w:w="1320" w:type="dxa"/>
          </w:tcPr>
          <w:p w14:paraId="3809F279"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39E09E6C" w14:textId="77777777" w:rsidTr="00150DA0">
        <w:tc>
          <w:tcPr>
            <w:tcW w:w="594" w:type="dxa"/>
          </w:tcPr>
          <w:p w14:paraId="70D79AEE" w14:textId="77777777" w:rsidR="00FB5F3C" w:rsidRPr="002125F9" w:rsidRDefault="00FB5F3C" w:rsidP="00150DA0">
            <w:pPr>
              <w:spacing w:line="240" w:lineRule="auto"/>
              <w:rPr>
                <w:lang w:val="en-IE"/>
              </w:rPr>
            </w:pPr>
            <w:r>
              <w:rPr>
                <w:lang w:val="en-IE"/>
              </w:rPr>
              <w:t>1</w:t>
            </w:r>
          </w:p>
        </w:tc>
        <w:tc>
          <w:tcPr>
            <w:tcW w:w="2189" w:type="dxa"/>
          </w:tcPr>
          <w:p w14:paraId="1A5F9061" w14:textId="77777777" w:rsidR="00FB5F3C" w:rsidRPr="002125F9" w:rsidRDefault="00FB5F3C" w:rsidP="00150DA0">
            <w:pPr>
              <w:spacing w:line="240" w:lineRule="auto"/>
              <w:rPr>
                <w:lang w:val="en-IE"/>
              </w:rPr>
            </w:pPr>
            <w:r>
              <w:rPr>
                <w:lang w:val="en-IE"/>
              </w:rPr>
              <w:t>User logs in with a valid email and password</w:t>
            </w:r>
          </w:p>
        </w:tc>
        <w:tc>
          <w:tcPr>
            <w:tcW w:w="2167" w:type="dxa"/>
          </w:tcPr>
          <w:p w14:paraId="5F328CB6" w14:textId="77777777" w:rsidR="00FB5F3C" w:rsidRDefault="00194717" w:rsidP="00150DA0">
            <w:pPr>
              <w:spacing w:line="240" w:lineRule="auto"/>
              <w:rPr>
                <w:lang w:val="en-IE"/>
              </w:rPr>
            </w:pPr>
            <w:hyperlink r:id="rId28" w:history="1">
              <w:r w:rsidR="00FB5F3C" w:rsidRPr="00AC78F7">
                <w:rPr>
                  <w:rStyle w:val="Hyperlink"/>
                  <w:lang w:val="en-IE"/>
                </w:rPr>
                <w:t>example@blazar.ie</w:t>
              </w:r>
            </w:hyperlink>
          </w:p>
          <w:p w14:paraId="314D1A27" w14:textId="77777777" w:rsidR="00FB5F3C" w:rsidRPr="002125F9" w:rsidRDefault="00FB5F3C" w:rsidP="00150DA0">
            <w:pPr>
              <w:spacing w:line="240" w:lineRule="auto"/>
              <w:rPr>
                <w:lang w:val="en-IE"/>
              </w:rPr>
            </w:pPr>
            <w:r>
              <w:rPr>
                <w:lang w:val="en-IE"/>
              </w:rPr>
              <w:t>**********</w:t>
            </w:r>
          </w:p>
        </w:tc>
        <w:tc>
          <w:tcPr>
            <w:tcW w:w="1392" w:type="dxa"/>
          </w:tcPr>
          <w:p w14:paraId="75F1238E" w14:textId="77777777" w:rsidR="00FB5F3C" w:rsidRPr="002125F9" w:rsidRDefault="00FB5F3C" w:rsidP="00150DA0">
            <w:pPr>
              <w:spacing w:line="240" w:lineRule="auto"/>
              <w:rPr>
                <w:lang w:val="en-IE"/>
              </w:rPr>
            </w:pPr>
            <w:r>
              <w:rPr>
                <w:lang w:val="en-IE"/>
              </w:rPr>
              <w:t xml:space="preserve">You are now logged in </w:t>
            </w:r>
          </w:p>
        </w:tc>
        <w:tc>
          <w:tcPr>
            <w:tcW w:w="1354" w:type="dxa"/>
          </w:tcPr>
          <w:p w14:paraId="3EEDF32D" w14:textId="77777777" w:rsidR="00FB5F3C" w:rsidRPr="002125F9" w:rsidRDefault="00FB5F3C" w:rsidP="00150DA0">
            <w:pPr>
              <w:spacing w:line="240" w:lineRule="auto"/>
              <w:rPr>
                <w:lang w:val="en-IE"/>
              </w:rPr>
            </w:pPr>
            <w:r>
              <w:rPr>
                <w:lang w:val="en-IE"/>
              </w:rPr>
              <w:t>You are now logged in</w:t>
            </w:r>
          </w:p>
        </w:tc>
        <w:tc>
          <w:tcPr>
            <w:tcW w:w="1320" w:type="dxa"/>
          </w:tcPr>
          <w:p w14:paraId="4996D11A" w14:textId="77777777" w:rsidR="00FB5F3C" w:rsidRPr="002125F9" w:rsidRDefault="00FB5F3C" w:rsidP="00150DA0">
            <w:pPr>
              <w:spacing w:line="240" w:lineRule="auto"/>
              <w:rPr>
                <w:lang w:val="en-IE"/>
              </w:rPr>
            </w:pPr>
            <w:r>
              <w:rPr>
                <w:lang w:val="en-IE"/>
              </w:rPr>
              <w:t>Pass</w:t>
            </w:r>
          </w:p>
        </w:tc>
      </w:tr>
      <w:tr w:rsidR="00FB5F3C" w:rsidRPr="002125F9" w14:paraId="7CA5948B" w14:textId="77777777" w:rsidTr="00150DA0">
        <w:tc>
          <w:tcPr>
            <w:tcW w:w="594" w:type="dxa"/>
          </w:tcPr>
          <w:p w14:paraId="792A761D" w14:textId="77777777" w:rsidR="00FB5F3C" w:rsidRPr="002125F9" w:rsidRDefault="00FB5F3C" w:rsidP="00150DA0">
            <w:pPr>
              <w:spacing w:line="240" w:lineRule="auto"/>
              <w:rPr>
                <w:lang w:val="en-IE"/>
              </w:rPr>
            </w:pPr>
            <w:r>
              <w:rPr>
                <w:lang w:val="en-IE"/>
              </w:rPr>
              <w:t>2</w:t>
            </w:r>
          </w:p>
        </w:tc>
        <w:tc>
          <w:tcPr>
            <w:tcW w:w="2189" w:type="dxa"/>
          </w:tcPr>
          <w:p w14:paraId="6D02316A" w14:textId="77777777" w:rsidR="00FB5F3C" w:rsidRPr="002125F9" w:rsidRDefault="00FB5F3C" w:rsidP="00150DA0">
            <w:pPr>
              <w:spacing w:line="240" w:lineRule="auto"/>
              <w:rPr>
                <w:lang w:val="en-IE"/>
              </w:rPr>
            </w:pPr>
            <w:r>
              <w:rPr>
                <w:lang w:val="en-IE"/>
              </w:rPr>
              <w:t>User enters an unknown email and/or password</w:t>
            </w:r>
          </w:p>
        </w:tc>
        <w:tc>
          <w:tcPr>
            <w:tcW w:w="2167" w:type="dxa"/>
          </w:tcPr>
          <w:p w14:paraId="082EAB85" w14:textId="77777777" w:rsidR="00FB5F3C" w:rsidRDefault="00194717" w:rsidP="00150DA0">
            <w:pPr>
              <w:spacing w:line="240" w:lineRule="auto"/>
              <w:rPr>
                <w:lang w:val="en-IE"/>
              </w:rPr>
            </w:pPr>
            <w:hyperlink r:id="rId29" w:history="1">
              <w:r w:rsidR="00FB5F3C" w:rsidRPr="00AC78F7">
                <w:rPr>
                  <w:rStyle w:val="Hyperlink"/>
                  <w:lang w:val="en-IE"/>
                </w:rPr>
                <w:t>unknown@blazar.ie</w:t>
              </w:r>
            </w:hyperlink>
          </w:p>
          <w:p w14:paraId="0176B21C" w14:textId="77777777" w:rsidR="00FB5F3C" w:rsidRPr="002125F9" w:rsidRDefault="00FB5F3C" w:rsidP="00150DA0">
            <w:pPr>
              <w:spacing w:line="240" w:lineRule="auto"/>
              <w:rPr>
                <w:lang w:val="en-IE"/>
              </w:rPr>
            </w:pPr>
            <w:r>
              <w:rPr>
                <w:lang w:val="en-IE"/>
              </w:rPr>
              <w:t>**********</w:t>
            </w:r>
          </w:p>
        </w:tc>
        <w:tc>
          <w:tcPr>
            <w:tcW w:w="1392" w:type="dxa"/>
          </w:tcPr>
          <w:p w14:paraId="419B96C4" w14:textId="77777777" w:rsidR="00FB5F3C" w:rsidRPr="002125F9" w:rsidRDefault="00FB5F3C" w:rsidP="00150DA0">
            <w:pPr>
              <w:spacing w:line="240" w:lineRule="auto"/>
              <w:rPr>
                <w:lang w:val="en-IE"/>
              </w:rPr>
            </w:pPr>
            <w:r w:rsidRPr="00F13EEB">
              <w:rPr>
                <w:lang w:val="en-IE"/>
              </w:rPr>
              <w:t>These credentials do not match our records.</w:t>
            </w:r>
          </w:p>
        </w:tc>
        <w:tc>
          <w:tcPr>
            <w:tcW w:w="1354" w:type="dxa"/>
          </w:tcPr>
          <w:p w14:paraId="08F3B8B2" w14:textId="77777777" w:rsidR="00FB5F3C" w:rsidRPr="002125F9" w:rsidRDefault="00FB5F3C" w:rsidP="00150DA0">
            <w:pPr>
              <w:spacing w:line="240" w:lineRule="auto"/>
              <w:rPr>
                <w:lang w:val="en-IE"/>
              </w:rPr>
            </w:pPr>
            <w:r w:rsidRPr="00F13EEB">
              <w:rPr>
                <w:lang w:val="en-IE"/>
              </w:rPr>
              <w:t>These credentials do not match our records.</w:t>
            </w:r>
          </w:p>
        </w:tc>
        <w:tc>
          <w:tcPr>
            <w:tcW w:w="1320" w:type="dxa"/>
          </w:tcPr>
          <w:p w14:paraId="09013B4A" w14:textId="77777777" w:rsidR="00FB5F3C" w:rsidRDefault="00FB5F3C" w:rsidP="00150DA0">
            <w:pPr>
              <w:spacing w:line="240" w:lineRule="auto"/>
              <w:rPr>
                <w:lang w:val="en-IE"/>
              </w:rPr>
            </w:pPr>
            <w:r>
              <w:rPr>
                <w:lang w:val="en-IE"/>
              </w:rPr>
              <w:t>Pass</w:t>
            </w:r>
          </w:p>
          <w:p w14:paraId="0F4C4952" w14:textId="77777777" w:rsidR="00FB5F3C" w:rsidRPr="002125F9" w:rsidRDefault="00FB5F3C" w:rsidP="00150DA0">
            <w:pPr>
              <w:spacing w:line="240" w:lineRule="auto"/>
              <w:rPr>
                <w:lang w:val="en-IE"/>
              </w:rPr>
            </w:pPr>
          </w:p>
        </w:tc>
      </w:tr>
      <w:tr w:rsidR="00FB5F3C" w:rsidRPr="002125F9" w14:paraId="02329E16" w14:textId="77777777" w:rsidTr="00150DA0">
        <w:tc>
          <w:tcPr>
            <w:tcW w:w="594" w:type="dxa"/>
          </w:tcPr>
          <w:p w14:paraId="77409CD1" w14:textId="77777777" w:rsidR="00FB5F3C" w:rsidRPr="002125F9" w:rsidRDefault="00FB5F3C" w:rsidP="00150DA0">
            <w:pPr>
              <w:spacing w:line="240" w:lineRule="auto"/>
              <w:rPr>
                <w:lang w:val="en-IE"/>
              </w:rPr>
            </w:pPr>
            <w:r>
              <w:rPr>
                <w:lang w:val="en-IE"/>
              </w:rPr>
              <w:t>3</w:t>
            </w:r>
          </w:p>
        </w:tc>
        <w:tc>
          <w:tcPr>
            <w:tcW w:w="2189" w:type="dxa"/>
          </w:tcPr>
          <w:p w14:paraId="04CCF5BD" w14:textId="77777777" w:rsidR="00FB5F3C" w:rsidRPr="002125F9" w:rsidRDefault="00FB5F3C" w:rsidP="00150DA0">
            <w:pPr>
              <w:spacing w:line="240" w:lineRule="auto"/>
              <w:rPr>
                <w:lang w:val="en-IE"/>
              </w:rPr>
            </w:pPr>
            <w:r>
              <w:rPr>
                <w:lang w:val="en-IE"/>
              </w:rPr>
              <w:t>User enters an email without the @ sign with a valid password</w:t>
            </w:r>
          </w:p>
        </w:tc>
        <w:tc>
          <w:tcPr>
            <w:tcW w:w="2167" w:type="dxa"/>
          </w:tcPr>
          <w:p w14:paraId="45FC1838" w14:textId="77777777" w:rsidR="00FB5F3C" w:rsidRDefault="00FB5F3C" w:rsidP="00150DA0">
            <w:pPr>
              <w:spacing w:line="240" w:lineRule="auto"/>
              <w:rPr>
                <w:lang w:val="en-IE"/>
              </w:rPr>
            </w:pPr>
            <w:r>
              <w:rPr>
                <w:lang w:val="en-IE"/>
              </w:rPr>
              <w:t>Example.ie</w:t>
            </w:r>
          </w:p>
          <w:p w14:paraId="7339FDE6" w14:textId="77777777" w:rsidR="00FB5F3C" w:rsidRPr="002125F9" w:rsidRDefault="00FB5F3C" w:rsidP="00150DA0">
            <w:pPr>
              <w:spacing w:line="240" w:lineRule="auto"/>
              <w:rPr>
                <w:lang w:val="en-IE"/>
              </w:rPr>
            </w:pPr>
            <w:r>
              <w:rPr>
                <w:lang w:val="en-IE"/>
              </w:rPr>
              <w:t>**********</w:t>
            </w:r>
          </w:p>
        </w:tc>
        <w:tc>
          <w:tcPr>
            <w:tcW w:w="1392" w:type="dxa"/>
          </w:tcPr>
          <w:p w14:paraId="12CE4D6E" w14:textId="77777777" w:rsidR="00FB5F3C" w:rsidRPr="002125F9" w:rsidRDefault="00FB5F3C" w:rsidP="00150DA0">
            <w:pPr>
              <w:spacing w:line="240" w:lineRule="auto"/>
              <w:rPr>
                <w:lang w:val="en-IE"/>
              </w:rPr>
            </w:pPr>
            <w:r>
              <w:rPr>
                <w:lang w:val="en-IE"/>
              </w:rPr>
              <w:t>Please include a @ the email address example.ie is missing a @</w:t>
            </w:r>
          </w:p>
        </w:tc>
        <w:tc>
          <w:tcPr>
            <w:tcW w:w="1354" w:type="dxa"/>
          </w:tcPr>
          <w:p w14:paraId="0F7D2598" w14:textId="77777777" w:rsidR="00FB5F3C" w:rsidRPr="002125F9" w:rsidRDefault="00FB5F3C" w:rsidP="00150DA0">
            <w:pPr>
              <w:spacing w:line="240" w:lineRule="auto"/>
              <w:rPr>
                <w:lang w:val="en-IE"/>
              </w:rPr>
            </w:pPr>
            <w:r>
              <w:rPr>
                <w:lang w:val="en-IE"/>
              </w:rPr>
              <w:t>Please include a @ the email address example.ie is missing a @</w:t>
            </w:r>
          </w:p>
        </w:tc>
        <w:tc>
          <w:tcPr>
            <w:tcW w:w="1320" w:type="dxa"/>
          </w:tcPr>
          <w:p w14:paraId="4F17E746" w14:textId="77777777" w:rsidR="00FB5F3C" w:rsidRDefault="00FB5F3C" w:rsidP="00150DA0">
            <w:pPr>
              <w:spacing w:line="240" w:lineRule="auto"/>
              <w:rPr>
                <w:lang w:val="en-IE"/>
              </w:rPr>
            </w:pPr>
            <w:r>
              <w:rPr>
                <w:lang w:val="en-IE"/>
              </w:rPr>
              <w:t>Pass</w:t>
            </w:r>
          </w:p>
          <w:p w14:paraId="631044F7" w14:textId="77777777" w:rsidR="00FB5F3C" w:rsidRPr="002125F9" w:rsidRDefault="00FB5F3C" w:rsidP="00150DA0">
            <w:pPr>
              <w:spacing w:line="240" w:lineRule="auto"/>
              <w:rPr>
                <w:lang w:val="en-IE"/>
              </w:rPr>
            </w:pPr>
          </w:p>
        </w:tc>
      </w:tr>
    </w:tbl>
    <w:p w14:paraId="6AE76A1C" w14:textId="77777777" w:rsidR="00FB5F3C" w:rsidRPr="002125F9" w:rsidRDefault="00FB5F3C" w:rsidP="00FB5F3C">
      <w:pPr>
        <w:spacing w:after="160" w:line="259" w:lineRule="auto"/>
        <w:rPr>
          <w:sz w:val="22"/>
          <w:szCs w:val="22"/>
          <w:lang w:val="en-IE"/>
        </w:rPr>
      </w:pPr>
    </w:p>
    <w:p w14:paraId="4ADEB640"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832" w:name="_Toc100676470"/>
      <w:r w:rsidRPr="35FFBAFA">
        <w:rPr>
          <w:rFonts w:asciiTheme="majorHAnsi" w:hAnsiTheme="majorHAnsi" w:cstheme="majorBidi"/>
          <w:color w:val="2E74B5" w:themeColor="accent1" w:themeShade="BF"/>
          <w:sz w:val="22"/>
          <w:szCs w:val="22"/>
          <w:lang w:val="en-IE"/>
        </w:rPr>
        <w:t>Navigation</w:t>
      </w:r>
      <w:bookmarkEnd w:id="832"/>
    </w:p>
    <w:p w14:paraId="5D028C64"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1"/>
        <w:gridCol w:w="1235"/>
        <w:gridCol w:w="3591"/>
        <w:gridCol w:w="1251"/>
        <w:gridCol w:w="1251"/>
        <w:gridCol w:w="1097"/>
      </w:tblGrid>
      <w:tr w:rsidR="00FB5F3C" w:rsidRPr="002125F9" w14:paraId="7199B20F" w14:textId="77777777" w:rsidTr="00150DA0">
        <w:tc>
          <w:tcPr>
            <w:tcW w:w="591" w:type="dxa"/>
          </w:tcPr>
          <w:p w14:paraId="45D0BBAF" w14:textId="77777777" w:rsidR="00FB5F3C" w:rsidRPr="002125F9" w:rsidRDefault="00FB5F3C" w:rsidP="00150DA0">
            <w:pPr>
              <w:spacing w:line="240" w:lineRule="auto"/>
              <w:rPr>
                <w:sz w:val="22"/>
                <w:lang w:val="en-IE"/>
              </w:rPr>
            </w:pPr>
            <w:r w:rsidRPr="002125F9">
              <w:rPr>
                <w:sz w:val="22"/>
                <w:lang w:val="en-IE"/>
              </w:rPr>
              <w:t>Test No</w:t>
            </w:r>
          </w:p>
        </w:tc>
        <w:tc>
          <w:tcPr>
            <w:tcW w:w="1235" w:type="dxa"/>
          </w:tcPr>
          <w:p w14:paraId="73BCFCDE" w14:textId="77777777" w:rsidR="00FB5F3C" w:rsidRPr="002125F9" w:rsidRDefault="00FB5F3C" w:rsidP="00150DA0">
            <w:pPr>
              <w:spacing w:line="240" w:lineRule="auto"/>
              <w:rPr>
                <w:sz w:val="22"/>
                <w:lang w:val="en-IE"/>
              </w:rPr>
            </w:pPr>
            <w:r w:rsidRPr="002125F9">
              <w:rPr>
                <w:sz w:val="22"/>
                <w:lang w:val="en-IE"/>
              </w:rPr>
              <w:t>Description of test case</w:t>
            </w:r>
          </w:p>
        </w:tc>
        <w:tc>
          <w:tcPr>
            <w:tcW w:w="3591" w:type="dxa"/>
          </w:tcPr>
          <w:p w14:paraId="343DB7C0" w14:textId="77777777" w:rsidR="00FB5F3C" w:rsidRPr="002125F9" w:rsidRDefault="00FB5F3C" w:rsidP="00150DA0">
            <w:pPr>
              <w:spacing w:line="240" w:lineRule="auto"/>
              <w:rPr>
                <w:sz w:val="22"/>
                <w:lang w:val="en-IE"/>
              </w:rPr>
            </w:pPr>
            <w:r w:rsidRPr="002125F9">
              <w:rPr>
                <w:sz w:val="22"/>
                <w:lang w:val="en-IE"/>
              </w:rPr>
              <w:t>Input</w:t>
            </w:r>
          </w:p>
        </w:tc>
        <w:tc>
          <w:tcPr>
            <w:tcW w:w="1251" w:type="dxa"/>
          </w:tcPr>
          <w:p w14:paraId="3EBF1831" w14:textId="77777777" w:rsidR="00FB5F3C" w:rsidRPr="002125F9" w:rsidRDefault="00FB5F3C" w:rsidP="00150DA0">
            <w:pPr>
              <w:spacing w:line="240" w:lineRule="auto"/>
              <w:rPr>
                <w:sz w:val="22"/>
                <w:lang w:val="en-IE"/>
              </w:rPr>
            </w:pPr>
            <w:r w:rsidRPr="002125F9">
              <w:rPr>
                <w:sz w:val="22"/>
                <w:lang w:val="en-IE"/>
              </w:rPr>
              <w:t>Expected Output</w:t>
            </w:r>
          </w:p>
        </w:tc>
        <w:tc>
          <w:tcPr>
            <w:tcW w:w="1251" w:type="dxa"/>
          </w:tcPr>
          <w:p w14:paraId="440FE8AA" w14:textId="77777777" w:rsidR="00FB5F3C" w:rsidRPr="002125F9" w:rsidRDefault="00FB5F3C" w:rsidP="00150DA0">
            <w:pPr>
              <w:spacing w:line="240" w:lineRule="auto"/>
              <w:rPr>
                <w:sz w:val="22"/>
                <w:lang w:val="en-IE"/>
              </w:rPr>
            </w:pPr>
            <w:r w:rsidRPr="002125F9">
              <w:rPr>
                <w:sz w:val="22"/>
                <w:lang w:val="en-IE"/>
              </w:rPr>
              <w:t>Actual Output</w:t>
            </w:r>
          </w:p>
        </w:tc>
        <w:tc>
          <w:tcPr>
            <w:tcW w:w="1097" w:type="dxa"/>
          </w:tcPr>
          <w:p w14:paraId="315DABEF"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655BCFDA" w14:textId="77777777" w:rsidTr="00150DA0">
        <w:tc>
          <w:tcPr>
            <w:tcW w:w="591" w:type="dxa"/>
          </w:tcPr>
          <w:p w14:paraId="3050D92B" w14:textId="77777777" w:rsidR="00FB5F3C" w:rsidRPr="002125F9" w:rsidRDefault="00FB5F3C" w:rsidP="00150DA0">
            <w:pPr>
              <w:spacing w:line="240" w:lineRule="auto"/>
              <w:rPr>
                <w:lang w:val="en-IE"/>
              </w:rPr>
            </w:pPr>
            <w:r>
              <w:rPr>
                <w:lang w:val="en-IE"/>
              </w:rPr>
              <w:t>1</w:t>
            </w:r>
          </w:p>
        </w:tc>
        <w:tc>
          <w:tcPr>
            <w:tcW w:w="1235" w:type="dxa"/>
          </w:tcPr>
          <w:p w14:paraId="28A819DE" w14:textId="77777777" w:rsidR="00FB5F3C" w:rsidRPr="002125F9" w:rsidRDefault="00FB5F3C" w:rsidP="00150DA0">
            <w:pPr>
              <w:spacing w:line="240" w:lineRule="auto"/>
              <w:rPr>
                <w:lang w:val="en-IE"/>
              </w:rPr>
            </w:pPr>
            <w:r>
              <w:rPr>
                <w:lang w:val="en-IE"/>
              </w:rPr>
              <w:t>Click home button</w:t>
            </w:r>
          </w:p>
        </w:tc>
        <w:tc>
          <w:tcPr>
            <w:tcW w:w="3591" w:type="dxa"/>
          </w:tcPr>
          <w:p w14:paraId="53F52BEB" w14:textId="77777777" w:rsidR="00FB5F3C" w:rsidRPr="002125F9" w:rsidRDefault="00FB5F3C" w:rsidP="00150DA0">
            <w:pPr>
              <w:spacing w:line="240" w:lineRule="auto"/>
              <w:rPr>
                <w:lang w:val="en-IE"/>
              </w:rPr>
            </w:pPr>
            <w:r w:rsidRPr="005F3764">
              <w:rPr>
                <w:lang w:val="en-IE"/>
              </w:rPr>
              <w:t>http://127.0.0.1:8000/</w:t>
            </w:r>
          </w:p>
        </w:tc>
        <w:tc>
          <w:tcPr>
            <w:tcW w:w="1251" w:type="dxa"/>
          </w:tcPr>
          <w:p w14:paraId="7FA2C124" w14:textId="77777777" w:rsidR="00FB5F3C" w:rsidRPr="002125F9" w:rsidRDefault="00FB5F3C" w:rsidP="00150DA0">
            <w:pPr>
              <w:spacing w:line="240" w:lineRule="auto"/>
              <w:rPr>
                <w:lang w:val="en-IE"/>
              </w:rPr>
            </w:pPr>
            <w:r>
              <w:rPr>
                <w:lang w:val="en-IE"/>
              </w:rPr>
              <w:t>Blazar homepage</w:t>
            </w:r>
          </w:p>
        </w:tc>
        <w:tc>
          <w:tcPr>
            <w:tcW w:w="1251" w:type="dxa"/>
          </w:tcPr>
          <w:p w14:paraId="21D87C10" w14:textId="77777777" w:rsidR="00FB5F3C" w:rsidRDefault="00FB5F3C" w:rsidP="00150DA0">
            <w:pPr>
              <w:spacing w:line="240" w:lineRule="auto"/>
              <w:rPr>
                <w:lang w:val="en-IE"/>
              </w:rPr>
            </w:pPr>
            <w:r>
              <w:rPr>
                <w:lang w:val="en-IE"/>
              </w:rPr>
              <w:t>Blazar</w:t>
            </w:r>
          </w:p>
          <w:p w14:paraId="091C4091" w14:textId="77777777" w:rsidR="00FB5F3C" w:rsidRPr="002125F9" w:rsidRDefault="00FB5F3C" w:rsidP="00150DA0">
            <w:pPr>
              <w:spacing w:line="240" w:lineRule="auto"/>
              <w:rPr>
                <w:lang w:val="en-IE"/>
              </w:rPr>
            </w:pPr>
            <w:r>
              <w:rPr>
                <w:lang w:val="en-IE"/>
              </w:rPr>
              <w:t>homepage</w:t>
            </w:r>
          </w:p>
        </w:tc>
        <w:tc>
          <w:tcPr>
            <w:tcW w:w="1097" w:type="dxa"/>
          </w:tcPr>
          <w:p w14:paraId="1BE5AA7C" w14:textId="77777777" w:rsidR="00FB5F3C" w:rsidRDefault="00FB5F3C" w:rsidP="00150DA0">
            <w:pPr>
              <w:spacing w:line="240" w:lineRule="auto"/>
              <w:rPr>
                <w:lang w:val="en-IE"/>
              </w:rPr>
            </w:pPr>
            <w:r>
              <w:rPr>
                <w:lang w:val="en-IE"/>
              </w:rPr>
              <w:t>Pass</w:t>
            </w:r>
          </w:p>
          <w:p w14:paraId="54CA062D" w14:textId="77777777" w:rsidR="00FB5F3C" w:rsidRPr="002125F9" w:rsidRDefault="00FB5F3C" w:rsidP="00150DA0">
            <w:pPr>
              <w:spacing w:line="240" w:lineRule="auto"/>
              <w:rPr>
                <w:lang w:val="en-IE"/>
              </w:rPr>
            </w:pPr>
          </w:p>
        </w:tc>
      </w:tr>
      <w:tr w:rsidR="00FB5F3C" w:rsidRPr="002125F9" w14:paraId="1CF00CB4" w14:textId="77777777" w:rsidTr="00150DA0">
        <w:tc>
          <w:tcPr>
            <w:tcW w:w="591" w:type="dxa"/>
          </w:tcPr>
          <w:p w14:paraId="0E41C06E" w14:textId="77777777" w:rsidR="00FB5F3C" w:rsidRPr="002125F9" w:rsidRDefault="00FB5F3C" w:rsidP="00150DA0">
            <w:pPr>
              <w:spacing w:line="240" w:lineRule="auto"/>
              <w:rPr>
                <w:lang w:val="en-IE"/>
              </w:rPr>
            </w:pPr>
            <w:r>
              <w:rPr>
                <w:lang w:val="en-IE"/>
              </w:rPr>
              <w:t>2</w:t>
            </w:r>
          </w:p>
        </w:tc>
        <w:tc>
          <w:tcPr>
            <w:tcW w:w="1235" w:type="dxa"/>
          </w:tcPr>
          <w:p w14:paraId="0B7FF476" w14:textId="77777777" w:rsidR="00FB5F3C" w:rsidRPr="002125F9" w:rsidRDefault="00FB5F3C" w:rsidP="00150DA0">
            <w:pPr>
              <w:spacing w:line="240" w:lineRule="auto"/>
              <w:rPr>
                <w:lang w:val="en-IE"/>
              </w:rPr>
            </w:pPr>
            <w:r>
              <w:rPr>
                <w:lang w:val="en-IE"/>
              </w:rPr>
              <w:t>Click browse button</w:t>
            </w:r>
          </w:p>
        </w:tc>
        <w:tc>
          <w:tcPr>
            <w:tcW w:w="3591" w:type="dxa"/>
          </w:tcPr>
          <w:p w14:paraId="46D204B2" w14:textId="77777777" w:rsidR="00FB5F3C" w:rsidRPr="002125F9" w:rsidRDefault="00FB5F3C" w:rsidP="00150DA0">
            <w:pPr>
              <w:spacing w:line="240" w:lineRule="auto"/>
              <w:rPr>
                <w:lang w:val="en-IE"/>
              </w:rPr>
            </w:pPr>
            <w:r w:rsidRPr="001B2384">
              <w:rPr>
                <w:lang w:val="en-IE"/>
              </w:rPr>
              <w:t>http://127.0.0.1:8000/user/shoes</w:t>
            </w:r>
          </w:p>
        </w:tc>
        <w:tc>
          <w:tcPr>
            <w:tcW w:w="1251" w:type="dxa"/>
          </w:tcPr>
          <w:p w14:paraId="020AF27D" w14:textId="77777777" w:rsidR="00FB5F3C" w:rsidRPr="002125F9" w:rsidRDefault="00FB5F3C" w:rsidP="00150DA0">
            <w:pPr>
              <w:spacing w:line="240" w:lineRule="auto"/>
              <w:rPr>
                <w:lang w:val="en-IE"/>
              </w:rPr>
            </w:pPr>
            <w:r>
              <w:rPr>
                <w:lang w:val="en-IE"/>
              </w:rPr>
              <w:t>Blazar products page</w:t>
            </w:r>
          </w:p>
        </w:tc>
        <w:tc>
          <w:tcPr>
            <w:tcW w:w="1251" w:type="dxa"/>
          </w:tcPr>
          <w:p w14:paraId="7905665F" w14:textId="77777777" w:rsidR="00FB5F3C" w:rsidRPr="002125F9" w:rsidRDefault="00FB5F3C" w:rsidP="00150DA0">
            <w:pPr>
              <w:spacing w:line="240" w:lineRule="auto"/>
              <w:rPr>
                <w:lang w:val="en-IE"/>
              </w:rPr>
            </w:pPr>
            <w:r>
              <w:rPr>
                <w:lang w:val="en-IE"/>
              </w:rPr>
              <w:t>Blazar products page</w:t>
            </w:r>
          </w:p>
        </w:tc>
        <w:tc>
          <w:tcPr>
            <w:tcW w:w="1097" w:type="dxa"/>
          </w:tcPr>
          <w:p w14:paraId="5F3536DC" w14:textId="77777777" w:rsidR="00FB5F3C" w:rsidRDefault="00FB5F3C" w:rsidP="00150DA0">
            <w:pPr>
              <w:spacing w:line="240" w:lineRule="auto"/>
              <w:rPr>
                <w:lang w:val="en-IE"/>
              </w:rPr>
            </w:pPr>
            <w:r>
              <w:rPr>
                <w:lang w:val="en-IE"/>
              </w:rPr>
              <w:t>Pass</w:t>
            </w:r>
          </w:p>
          <w:p w14:paraId="17867981" w14:textId="77777777" w:rsidR="00FB5F3C" w:rsidRPr="002125F9" w:rsidRDefault="00FB5F3C" w:rsidP="00150DA0">
            <w:pPr>
              <w:spacing w:line="240" w:lineRule="auto"/>
              <w:rPr>
                <w:lang w:val="en-IE"/>
              </w:rPr>
            </w:pPr>
          </w:p>
        </w:tc>
      </w:tr>
      <w:tr w:rsidR="00FB5F3C" w:rsidRPr="002125F9" w14:paraId="7EDB47C6" w14:textId="77777777" w:rsidTr="00150DA0">
        <w:tc>
          <w:tcPr>
            <w:tcW w:w="591" w:type="dxa"/>
          </w:tcPr>
          <w:p w14:paraId="402409C4" w14:textId="77777777" w:rsidR="00FB5F3C" w:rsidRPr="002125F9" w:rsidRDefault="00FB5F3C" w:rsidP="00150DA0">
            <w:pPr>
              <w:spacing w:line="240" w:lineRule="auto"/>
              <w:rPr>
                <w:lang w:val="en-IE"/>
              </w:rPr>
            </w:pPr>
            <w:r>
              <w:rPr>
                <w:lang w:val="en-IE"/>
              </w:rPr>
              <w:t>3</w:t>
            </w:r>
          </w:p>
        </w:tc>
        <w:tc>
          <w:tcPr>
            <w:tcW w:w="1235" w:type="dxa"/>
          </w:tcPr>
          <w:p w14:paraId="41977CC5" w14:textId="77777777" w:rsidR="00FB5F3C" w:rsidRPr="002125F9" w:rsidRDefault="00FB5F3C" w:rsidP="00150DA0">
            <w:pPr>
              <w:spacing w:line="240" w:lineRule="auto"/>
              <w:rPr>
                <w:lang w:val="en-IE"/>
              </w:rPr>
            </w:pPr>
            <w:r>
              <w:rPr>
                <w:lang w:val="en-IE"/>
              </w:rPr>
              <w:t>Click view product</w:t>
            </w:r>
          </w:p>
        </w:tc>
        <w:tc>
          <w:tcPr>
            <w:tcW w:w="3591" w:type="dxa"/>
          </w:tcPr>
          <w:p w14:paraId="6B9A5FDD" w14:textId="77777777" w:rsidR="00FB5F3C" w:rsidRPr="002125F9" w:rsidRDefault="00194717" w:rsidP="00150DA0">
            <w:pPr>
              <w:spacing w:line="240" w:lineRule="auto"/>
              <w:rPr>
                <w:lang w:val="en-IE"/>
              </w:rPr>
            </w:pPr>
            <w:hyperlink r:id="rId30" w:history="1">
              <w:r w:rsidR="00FB5F3C" w:rsidRPr="00AC78F7">
                <w:rPr>
                  <w:rStyle w:val="Hyperlink"/>
                  <w:lang w:val="en-IE"/>
                </w:rPr>
                <w:t>http://127.0.0.1:8000/user/shoes/</w:t>
              </w:r>
            </w:hyperlink>
            <w:r w:rsidR="00FB5F3C">
              <w:rPr>
                <w:lang w:val="en-IE"/>
              </w:rPr>
              <w:t xml:space="preserve"> {id}</w:t>
            </w:r>
          </w:p>
        </w:tc>
        <w:tc>
          <w:tcPr>
            <w:tcW w:w="1251" w:type="dxa"/>
          </w:tcPr>
          <w:p w14:paraId="1C5C9A5F" w14:textId="77777777" w:rsidR="00FB5F3C" w:rsidRPr="002125F9" w:rsidRDefault="00FB5F3C" w:rsidP="00150DA0">
            <w:pPr>
              <w:spacing w:line="240" w:lineRule="auto"/>
              <w:rPr>
                <w:lang w:val="en-IE"/>
              </w:rPr>
            </w:pPr>
            <w:r>
              <w:rPr>
                <w:lang w:val="en-IE"/>
              </w:rPr>
              <w:t>Blazar product view page</w:t>
            </w:r>
          </w:p>
        </w:tc>
        <w:tc>
          <w:tcPr>
            <w:tcW w:w="1251" w:type="dxa"/>
          </w:tcPr>
          <w:p w14:paraId="279AF65F" w14:textId="77777777" w:rsidR="00FB5F3C" w:rsidRPr="002125F9" w:rsidRDefault="00FB5F3C" w:rsidP="00150DA0">
            <w:pPr>
              <w:spacing w:line="240" w:lineRule="auto"/>
              <w:rPr>
                <w:lang w:val="en-IE"/>
              </w:rPr>
            </w:pPr>
            <w:r>
              <w:rPr>
                <w:lang w:val="en-IE"/>
              </w:rPr>
              <w:t>Blazar product view page</w:t>
            </w:r>
          </w:p>
        </w:tc>
        <w:tc>
          <w:tcPr>
            <w:tcW w:w="1097" w:type="dxa"/>
          </w:tcPr>
          <w:p w14:paraId="7EEA5567" w14:textId="77777777" w:rsidR="00FB5F3C" w:rsidRPr="002125F9" w:rsidRDefault="00FB5F3C" w:rsidP="00150DA0">
            <w:pPr>
              <w:spacing w:line="240" w:lineRule="auto"/>
              <w:rPr>
                <w:lang w:val="en-IE"/>
              </w:rPr>
            </w:pPr>
            <w:r>
              <w:rPr>
                <w:lang w:val="en-IE"/>
              </w:rPr>
              <w:t>Pass</w:t>
            </w:r>
          </w:p>
        </w:tc>
      </w:tr>
    </w:tbl>
    <w:p w14:paraId="3D5D84C5" w14:textId="77777777" w:rsidR="00FB5F3C" w:rsidRPr="002125F9" w:rsidRDefault="00FB5F3C" w:rsidP="00FB5F3C">
      <w:pPr>
        <w:spacing w:after="160" w:line="259" w:lineRule="auto"/>
        <w:rPr>
          <w:sz w:val="22"/>
          <w:szCs w:val="22"/>
          <w:lang w:val="en-IE"/>
        </w:rPr>
      </w:pPr>
    </w:p>
    <w:p w14:paraId="47BB4D90"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833" w:name="_Toc36624903"/>
      <w:bookmarkStart w:id="834" w:name="_Toc100676471"/>
      <w:r w:rsidRPr="35FFBAFA">
        <w:rPr>
          <w:rFonts w:asciiTheme="majorHAnsi" w:hAnsiTheme="majorHAnsi" w:cstheme="majorBidi"/>
          <w:color w:val="2E74B5" w:themeColor="accent1" w:themeShade="BF"/>
          <w:sz w:val="22"/>
          <w:szCs w:val="22"/>
          <w:lang w:val="en-IE"/>
        </w:rPr>
        <w:t>Calculation</w:t>
      </w:r>
      <w:bookmarkEnd w:id="833"/>
      <w:bookmarkEnd w:id="834"/>
    </w:p>
    <w:p w14:paraId="779B588A"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B5F3C" w:rsidRPr="002125F9" w14:paraId="7AC0A165" w14:textId="77777777" w:rsidTr="00150DA0">
        <w:tc>
          <w:tcPr>
            <w:tcW w:w="593" w:type="dxa"/>
          </w:tcPr>
          <w:p w14:paraId="1DA08E10" w14:textId="77777777" w:rsidR="00FB5F3C" w:rsidRPr="002125F9" w:rsidRDefault="00FB5F3C" w:rsidP="00150DA0">
            <w:pPr>
              <w:spacing w:line="240" w:lineRule="auto"/>
              <w:rPr>
                <w:sz w:val="22"/>
                <w:lang w:val="en-IE"/>
              </w:rPr>
            </w:pPr>
            <w:r w:rsidRPr="002125F9">
              <w:rPr>
                <w:sz w:val="22"/>
                <w:lang w:val="en-IE"/>
              </w:rPr>
              <w:t>Test No</w:t>
            </w:r>
          </w:p>
        </w:tc>
        <w:tc>
          <w:tcPr>
            <w:tcW w:w="2951" w:type="dxa"/>
          </w:tcPr>
          <w:p w14:paraId="3376ACE4" w14:textId="77777777" w:rsidR="00FB5F3C" w:rsidRPr="002125F9" w:rsidRDefault="00FB5F3C" w:rsidP="00150DA0">
            <w:pPr>
              <w:spacing w:line="240" w:lineRule="auto"/>
              <w:rPr>
                <w:sz w:val="22"/>
                <w:lang w:val="en-IE"/>
              </w:rPr>
            </w:pPr>
            <w:r w:rsidRPr="002125F9">
              <w:rPr>
                <w:sz w:val="22"/>
                <w:lang w:val="en-IE"/>
              </w:rPr>
              <w:t>Description of test case</w:t>
            </w:r>
          </w:p>
        </w:tc>
        <w:tc>
          <w:tcPr>
            <w:tcW w:w="1104" w:type="dxa"/>
          </w:tcPr>
          <w:p w14:paraId="6AD37FB1" w14:textId="77777777" w:rsidR="00FB5F3C" w:rsidRPr="002125F9" w:rsidRDefault="00FB5F3C" w:rsidP="00150DA0">
            <w:pPr>
              <w:spacing w:line="240" w:lineRule="auto"/>
              <w:rPr>
                <w:sz w:val="22"/>
                <w:lang w:val="en-IE"/>
              </w:rPr>
            </w:pPr>
            <w:r w:rsidRPr="002125F9">
              <w:rPr>
                <w:sz w:val="22"/>
                <w:lang w:val="en-IE"/>
              </w:rPr>
              <w:t>Input</w:t>
            </w:r>
          </w:p>
        </w:tc>
        <w:tc>
          <w:tcPr>
            <w:tcW w:w="1471" w:type="dxa"/>
          </w:tcPr>
          <w:p w14:paraId="4ED69379" w14:textId="77777777" w:rsidR="00FB5F3C" w:rsidRPr="002125F9" w:rsidRDefault="00FB5F3C" w:rsidP="00150DA0">
            <w:pPr>
              <w:spacing w:line="240" w:lineRule="auto"/>
              <w:rPr>
                <w:sz w:val="22"/>
                <w:lang w:val="en-IE"/>
              </w:rPr>
            </w:pPr>
            <w:r w:rsidRPr="002125F9">
              <w:rPr>
                <w:sz w:val="22"/>
                <w:lang w:val="en-IE"/>
              </w:rPr>
              <w:t>Expected Output</w:t>
            </w:r>
          </w:p>
        </w:tc>
        <w:tc>
          <w:tcPr>
            <w:tcW w:w="1401" w:type="dxa"/>
          </w:tcPr>
          <w:p w14:paraId="18E471A2" w14:textId="77777777" w:rsidR="00FB5F3C" w:rsidRPr="002125F9" w:rsidRDefault="00FB5F3C" w:rsidP="00150DA0">
            <w:pPr>
              <w:spacing w:line="240" w:lineRule="auto"/>
              <w:rPr>
                <w:sz w:val="22"/>
                <w:lang w:val="en-IE"/>
              </w:rPr>
            </w:pPr>
            <w:r w:rsidRPr="002125F9">
              <w:rPr>
                <w:sz w:val="22"/>
                <w:lang w:val="en-IE"/>
              </w:rPr>
              <w:t>Actual Output</w:t>
            </w:r>
          </w:p>
        </w:tc>
        <w:tc>
          <w:tcPr>
            <w:tcW w:w="1496" w:type="dxa"/>
          </w:tcPr>
          <w:p w14:paraId="0EE8242E"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00DC5E3C" w14:textId="77777777" w:rsidTr="00150DA0">
        <w:tc>
          <w:tcPr>
            <w:tcW w:w="593" w:type="dxa"/>
          </w:tcPr>
          <w:p w14:paraId="4AFC91BB" w14:textId="77777777" w:rsidR="00FB5F3C" w:rsidRPr="002125F9" w:rsidRDefault="00FB5F3C" w:rsidP="00150DA0">
            <w:pPr>
              <w:spacing w:line="240" w:lineRule="auto"/>
              <w:rPr>
                <w:lang w:val="en-IE"/>
              </w:rPr>
            </w:pPr>
            <w:r>
              <w:rPr>
                <w:lang w:val="en-IE"/>
              </w:rPr>
              <w:t>1</w:t>
            </w:r>
          </w:p>
        </w:tc>
        <w:tc>
          <w:tcPr>
            <w:tcW w:w="2951" w:type="dxa"/>
          </w:tcPr>
          <w:p w14:paraId="566F9E74" w14:textId="77777777" w:rsidR="00FB5F3C" w:rsidRPr="002125F9" w:rsidRDefault="00FB5F3C" w:rsidP="00150DA0">
            <w:pPr>
              <w:spacing w:line="240" w:lineRule="auto"/>
              <w:rPr>
                <w:lang w:val="en-IE"/>
              </w:rPr>
            </w:pPr>
            <w:r>
              <w:rPr>
                <w:lang w:val="en-IE"/>
              </w:rPr>
              <w:t>User buying product, shipping calculated</w:t>
            </w:r>
          </w:p>
        </w:tc>
        <w:tc>
          <w:tcPr>
            <w:tcW w:w="1104" w:type="dxa"/>
          </w:tcPr>
          <w:p w14:paraId="131EBB15" w14:textId="77777777" w:rsidR="00FB5F3C" w:rsidRPr="002125F9" w:rsidRDefault="00FB5F3C" w:rsidP="00150DA0">
            <w:pPr>
              <w:spacing w:line="240" w:lineRule="auto"/>
              <w:rPr>
                <w:lang w:val="en-IE"/>
              </w:rPr>
            </w:pPr>
          </w:p>
        </w:tc>
        <w:tc>
          <w:tcPr>
            <w:tcW w:w="1471" w:type="dxa"/>
          </w:tcPr>
          <w:p w14:paraId="1CFBE089" w14:textId="77777777" w:rsidR="00FB5F3C" w:rsidRPr="002125F9" w:rsidRDefault="00FB5F3C" w:rsidP="00150DA0">
            <w:pPr>
              <w:spacing w:line="240" w:lineRule="auto"/>
              <w:rPr>
                <w:lang w:val="en-IE"/>
              </w:rPr>
            </w:pPr>
            <w:r>
              <w:rPr>
                <w:lang w:val="en-IE"/>
              </w:rPr>
              <w:t>Shipping added to product price</w:t>
            </w:r>
          </w:p>
        </w:tc>
        <w:tc>
          <w:tcPr>
            <w:tcW w:w="1401" w:type="dxa"/>
          </w:tcPr>
          <w:p w14:paraId="05E19B53" w14:textId="77777777" w:rsidR="00FB5F3C" w:rsidRPr="002125F9" w:rsidRDefault="00FB5F3C" w:rsidP="00150DA0">
            <w:pPr>
              <w:spacing w:line="240" w:lineRule="auto"/>
              <w:rPr>
                <w:lang w:val="en-IE"/>
              </w:rPr>
            </w:pPr>
            <w:r>
              <w:rPr>
                <w:lang w:val="en-IE"/>
              </w:rPr>
              <w:t>Shipping added to product price</w:t>
            </w:r>
          </w:p>
        </w:tc>
        <w:tc>
          <w:tcPr>
            <w:tcW w:w="1496" w:type="dxa"/>
          </w:tcPr>
          <w:p w14:paraId="3B10716E" w14:textId="77777777" w:rsidR="00FB5F3C" w:rsidRPr="002125F9" w:rsidRDefault="00FB5F3C" w:rsidP="00150DA0">
            <w:pPr>
              <w:spacing w:line="240" w:lineRule="auto"/>
              <w:rPr>
                <w:lang w:val="en-IE"/>
              </w:rPr>
            </w:pPr>
          </w:p>
        </w:tc>
      </w:tr>
      <w:tr w:rsidR="00FB5F3C" w:rsidRPr="002125F9" w14:paraId="0993451D" w14:textId="77777777" w:rsidTr="00150DA0">
        <w:tc>
          <w:tcPr>
            <w:tcW w:w="593" w:type="dxa"/>
          </w:tcPr>
          <w:p w14:paraId="2117CC09" w14:textId="77777777" w:rsidR="00FB5F3C" w:rsidRPr="002125F9" w:rsidRDefault="00FB5F3C" w:rsidP="00150DA0">
            <w:pPr>
              <w:spacing w:line="240" w:lineRule="auto"/>
              <w:rPr>
                <w:lang w:val="en-IE"/>
              </w:rPr>
            </w:pPr>
            <w:r>
              <w:rPr>
                <w:lang w:val="en-IE"/>
              </w:rPr>
              <w:t>2</w:t>
            </w:r>
          </w:p>
        </w:tc>
        <w:tc>
          <w:tcPr>
            <w:tcW w:w="2951" w:type="dxa"/>
          </w:tcPr>
          <w:p w14:paraId="28FB3D81" w14:textId="77777777" w:rsidR="00FB5F3C" w:rsidRPr="002125F9" w:rsidRDefault="00FB5F3C" w:rsidP="00150DA0">
            <w:pPr>
              <w:spacing w:line="240" w:lineRule="auto"/>
              <w:rPr>
                <w:lang w:val="en-IE"/>
              </w:rPr>
            </w:pPr>
            <w:r>
              <w:rPr>
                <w:lang w:val="en-IE"/>
              </w:rPr>
              <w:t>User selling product, selling fees calculated</w:t>
            </w:r>
          </w:p>
        </w:tc>
        <w:tc>
          <w:tcPr>
            <w:tcW w:w="1104" w:type="dxa"/>
          </w:tcPr>
          <w:p w14:paraId="497340BD" w14:textId="77777777" w:rsidR="00FB5F3C" w:rsidRPr="002125F9" w:rsidRDefault="00FB5F3C" w:rsidP="00150DA0">
            <w:pPr>
              <w:spacing w:line="240" w:lineRule="auto"/>
              <w:rPr>
                <w:lang w:val="en-IE"/>
              </w:rPr>
            </w:pPr>
          </w:p>
        </w:tc>
        <w:tc>
          <w:tcPr>
            <w:tcW w:w="1471" w:type="dxa"/>
          </w:tcPr>
          <w:p w14:paraId="65875DB3" w14:textId="77777777" w:rsidR="00FB5F3C" w:rsidRPr="002125F9" w:rsidRDefault="00FB5F3C" w:rsidP="00150DA0">
            <w:pPr>
              <w:spacing w:line="240" w:lineRule="auto"/>
              <w:rPr>
                <w:lang w:val="en-IE"/>
              </w:rPr>
            </w:pPr>
            <w:r>
              <w:rPr>
                <w:lang w:val="en-IE"/>
              </w:rPr>
              <w:t xml:space="preserve">Fees subtracted </w:t>
            </w:r>
            <w:r>
              <w:rPr>
                <w:lang w:val="en-IE"/>
              </w:rPr>
              <w:lastRenderedPageBreak/>
              <w:t>from product selling</w:t>
            </w:r>
          </w:p>
        </w:tc>
        <w:tc>
          <w:tcPr>
            <w:tcW w:w="1401" w:type="dxa"/>
          </w:tcPr>
          <w:p w14:paraId="152285AE" w14:textId="77777777" w:rsidR="00FB5F3C" w:rsidRPr="002125F9" w:rsidRDefault="00FB5F3C" w:rsidP="00150DA0">
            <w:pPr>
              <w:spacing w:line="240" w:lineRule="auto"/>
              <w:rPr>
                <w:lang w:val="en-IE"/>
              </w:rPr>
            </w:pPr>
            <w:r>
              <w:rPr>
                <w:lang w:val="en-IE"/>
              </w:rPr>
              <w:lastRenderedPageBreak/>
              <w:t xml:space="preserve">Fees subtracted </w:t>
            </w:r>
            <w:r>
              <w:rPr>
                <w:lang w:val="en-IE"/>
              </w:rPr>
              <w:lastRenderedPageBreak/>
              <w:t>from product selling</w:t>
            </w:r>
          </w:p>
        </w:tc>
        <w:tc>
          <w:tcPr>
            <w:tcW w:w="1496" w:type="dxa"/>
          </w:tcPr>
          <w:p w14:paraId="686F1C08" w14:textId="77777777" w:rsidR="00FB5F3C" w:rsidRPr="002125F9" w:rsidRDefault="00FB5F3C" w:rsidP="00150DA0">
            <w:pPr>
              <w:spacing w:line="240" w:lineRule="auto"/>
              <w:rPr>
                <w:lang w:val="en-IE"/>
              </w:rPr>
            </w:pPr>
          </w:p>
        </w:tc>
      </w:tr>
      <w:tr w:rsidR="00FB5F3C" w:rsidRPr="002125F9" w14:paraId="7662E91F" w14:textId="77777777" w:rsidTr="00150DA0">
        <w:tc>
          <w:tcPr>
            <w:tcW w:w="593" w:type="dxa"/>
          </w:tcPr>
          <w:p w14:paraId="71CF13B8" w14:textId="77777777" w:rsidR="00FB5F3C" w:rsidRPr="002125F9" w:rsidRDefault="00FB5F3C" w:rsidP="00150DA0">
            <w:pPr>
              <w:spacing w:line="240" w:lineRule="auto"/>
              <w:rPr>
                <w:lang w:val="en-IE"/>
              </w:rPr>
            </w:pPr>
          </w:p>
        </w:tc>
        <w:tc>
          <w:tcPr>
            <w:tcW w:w="2951" w:type="dxa"/>
          </w:tcPr>
          <w:p w14:paraId="30345DCD" w14:textId="77777777" w:rsidR="00FB5F3C" w:rsidRPr="002125F9" w:rsidRDefault="00FB5F3C" w:rsidP="00150DA0">
            <w:pPr>
              <w:spacing w:line="240" w:lineRule="auto"/>
              <w:rPr>
                <w:lang w:val="en-IE"/>
              </w:rPr>
            </w:pPr>
          </w:p>
        </w:tc>
        <w:tc>
          <w:tcPr>
            <w:tcW w:w="1104" w:type="dxa"/>
          </w:tcPr>
          <w:p w14:paraId="63FF40EF" w14:textId="77777777" w:rsidR="00FB5F3C" w:rsidRPr="002125F9" w:rsidRDefault="00FB5F3C" w:rsidP="00150DA0">
            <w:pPr>
              <w:spacing w:line="240" w:lineRule="auto"/>
              <w:rPr>
                <w:lang w:val="en-IE"/>
              </w:rPr>
            </w:pPr>
          </w:p>
        </w:tc>
        <w:tc>
          <w:tcPr>
            <w:tcW w:w="1471" w:type="dxa"/>
          </w:tcPr>
          <w:p w14:paraId="526B0B42" w14:textId="77777777" w:rsidR="00FB5F3C" w:rsidRPr="002125F9" w:rsidRDefault="00FB5F3C" w:rsidP="00150DA0">
            <w:pPr>
              <w:spacing w:line="240" w:lineRule="auto"/>
              <w:rPr>
                <w:lang w:val="en-IE"/>
              </w:rPr>
            </w:pPr>
          </w:p>
        </w:tc>
        <w:tc>
          <w:tcPr>
            <w:tcW w:w="1401" w:type="dxa"/>
          </w:tcPr>
          <w:p w14:paraId="6F9BB52C" w14:textId="77777777" w:rsidR="00FB5F3C" w:rsidRPr="002125F9" w:rsidRDefault="00FB5F3C" w:rsidP="00150DA0">
            <w:pPr>
              <w:spacing w:line="240" w:lineRule="auto"/>
              <w:rPr>
                <w:lang w:val="en-IE"/>
              </w:rPr>
            </w:pPr>
          </w:p>
        </w:tc>
        <w:tc>
          <w:tcPr>
            <w:tcW w:w="1496" w:type="dxa"/>
          </w:tcPr>
          <w:p w14:paraId="43823CCA" w14:textId="77777777" w:rsidR="00FB5F3C" w:rsidRPr="002125F9" w:rsidRDefault="00FB5F3C" w:rsidP="00150DA0">
            <w:pPr>
              <w:spacing w:line="240" w:lineRule="auto"/>
              <w:rPr>
                <w:lang w:val="en-IE"/>
              </w:rPr>
            </w:pPr>
          </w:p>
        </w:tc>
      </w:tr>
    </w:tbl>
    <w:p w14:paraId="4B963F00" w14:textId="77777777" w:rsidR="00FB5F3C" w:rsidRPr="002125F9" w:rsidRDefault="00FB5F3C" w:rsidP="00FB5F3C">
      <w:pPr>
        <w:spacing w:after="160" w:line="259" w:lineRule="auto"/>
        <w:rPr>
          <w:sz w:val="22"/>
          <w:szCs w:val="22"/>
          <w:lang w:val="en-IE"/>
        </w:rPr>
      </w:pPr>
    </w:p>
    <w:p w14:paraId="5DFBBCD6"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835" w:name="_Toc36624904"/>
      <w:bookmarkStart w:id="836" w:name="_Toc100676472"/>
      <w:r w:rsidRPr="35FFBAFA">
        <w:rPr>
          <w:rFonts w:asciiTheme="majorHAnsi" w:hAnsiTheme="majorHAnsi" w:cstheme="majorBidi"/>
          <w:color w:val="2E74B5" w:themeColor="accent1" w:themeShade="BF"/>
          <w:sz w:val="22"/>
          <w:szCs w:val="22"/>
          <w:lang w:val="en-IE"/>
        </w:rPr>
        <w:t>CRUD</w:t>
      </w:r>
      <w:bookmarkEnd w:id="835"/>
      <w:bookmarkEnd w:id="836"/>
      <w:r w:rsidRPr="35FFBAFA">
        <w:rPr>
          <w:rFonts w:asciiTheme="majorHAnsi" w:hAnsiTheme="majorHAnsi" w:cstheme="majorBidi"/>
          <w:color w:val="2E74B5" w:themeColor="accent1" w:themeShade="BF"/>
          <w:sz w:val="22"/>
          <w:szCs w:val="22"/>
          <w:lang w:val="en-IE"/>
        </w:rPr>
        <w:t xml:space="preserve"> </w:t>
      </w:r>
    </w:p>
    <w:p w14:paraId="1D8855C8"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433"/>
        <w:gridCol w:w="803"/>
        <w:gridCol w:w="2625"/>
        <w:gridCol w:w="2216"/>
        <w:gridCol w:w="2216"/>
        <w:gridCol w:w="723"/>
      </w:tblGrid>
      <w:tr w:rsidR="00FB5F3C" w:rsidRPr="002125F9" w14:paraId="2070EFA4" w14:textId="77777777" w:rsidTr="00150DA0">
        <w:tc>
          <w:tcPr>
            <w:tcW w:w="433" w:type="dxa"/>
          </w:tcPr>
          <w:p w14:paraId="124F8CAF" w14:textId="77777777" w:rsidR="00FB5F3C" w:rsidRPr="002125F9" w:rsidRDefault="00FB5F3C" w:rsidP="00150DA0">
            <w:pPr>
              <w:spacing w:line="240" w:lineRule="auto"/>
              <w:rPr>
                <w:sz w:val="22"/>
                <w:lang w:val="en-IE"/>
              </w:rPr>
            </w:pPr>
            <w:r w:rsidRPr="002125F9">
              <w:rPr>
                <w:sz w:val="22"/>
                <w:lang w:val="en-IE"/>
              </w:rPr>
              <w:t>Test No</w:t>
            </w:r>
          </w:p>
        </w:tc>
        <w:tc>
          <w:tcPr>
            <w:tcW w:w="804" w:type="dxa"/>
          </w:tcPr>
          <w:p w14:paraId="10D4E3CD" w14:textId="77777777" w:rsidR="00FB5F3C" w:rsidRPr="002125F9" w:rsidRDefault="00FB5F3C" w:rsidP="00150DA0">
            <w:pPr>
              <w:spacing w:line="240" w:lineRule="auto"/>
              <w:rPr>
                <w:sz w:val="22"/>
                <w:lang w:val="en-IE"/>
              </w:rPr>
            </w:pPr>
            <w:r w:rsidRPr="002125F9">
              <w:rPr>
                <w:sz w:val="22"/>
                <w:lang w:val="en-IE"/>
              </w:rPr>
              <w:t>Description of test case</w:t>
            </w:r>
          </w:p>
        </w:tc>
        <w:tc>
          <w:tcPr>
            <w:tcW w:w="2615" w:type="dxa"/>
          </w:tcPr>
          <w:p w14:paraId="5233FB39" w14:textId="77777777" w:rsidR="00FB5F3C" w:rsidRPr="002125F9" w:rsidRDefault="00FB5F3C" w:rsidP="00150DA0">
            <w:pPr>
              <w:spacing w:line="240" w:lineRule="auto"/>
              <w:rPr>
                <w:sz w:val="22"/>
                <w:lang w:val="en-IE"/>
              </w:rPr>
            </w:pPr>
            <w:r w:rsidRPr="002125F9">
              <w:rPr>
                <w:sz w:val="22"/>
                <w:lang w:val="en-IE"/>
              </w:rPr>
              <w:t>Input</w:t>
            </w:r>
          </w:p>
        </w:tc>
        <w:tc>
          <w:tcPr>
            <w:tcW w:w="2220" w:type="dxa"/>
          </w:tcPr>
          <w:p w14:paraId="2F39AC0D" w14:textId="77777777" w:rsidR="00FB5F3C" w:rsidRPr="002125F9" w:rsidRDefault="00FB5F3C" w:rsidP="00150DA0">
            <w:pPr>
              <w:spacing w:line="240" w:lineRule="auto"/>
              <w:rPr>
                <w:sz w:val="22"/>
                <w:lang w:val="en-IE"/>
              </w:rPr>
            </w:pPr>
            <w:r w:rsidRPr="002125F9">
              <w:rPr>
                <w:sz w:val="22"/>
                <w:lang w:val="en-IE"/>
              </w:rPr>
              <w:t>Expected Output</w:t>
            </w:r>
          </w:p>
        </w:tc>
        <w:tc>
          <w:tcPr>
            <w:tcW w:w="2220" w:type="dxa"/>
          </w:tcPr>
          <w:p w14:paraId="528A293E" w14:textId="77777777" w:rsidR="00FB5F3C" w:rsidRPr="002125F9" w:rsidRDefault="00FB5F3C" w:rsidP="00150DA0">
            <w:pPr>
              <w:spacing w:line="240" w:lineRule="auto"/>
              <w:rPr>
                <w:sz w:val="22"/>
                <w:lang w:val="en-IE"/>
              </w:rPr>
            </w:pPr>
            <w:r w:rsidRPr="002125F9">
              <w:rPr>
                <w:sz w:val="22"/>
                <w:lang w:val="en-IE"/>
              </w:rPr>
              <w:t>Actual Output</w:t>
            </w:r>
          </w:p>
        </w:tc>
        <w:tc>
          <w:tcPr>
            <w:tcW w:w="724" w:type="dxa"/>
          </w:tcPr>
          <w:p w14:paraId="195D040C"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0130B98A" w14:textId="77777777" w:rsidTr="00150DA0">
        <w:tc>
          <w:tcPr>
            <w:tcW w:w="433" w:type="dxa"/>
          </w:tcPr>
          <w:p w14:paraId="27A631A8" w14:textId="77777777" w:rsidR="00FB5F3C" w:rsidRPr="002125F9" w:rsidRDefault="00FB5F3C" w:rsidP="00150DA0">
            <w:pPr>
              <w:spacing w:line="240" w:lineRule="auto"/>
              <w:rPr>
                <w:lang w:val="en-IE"/>
              </w:rPr>
            </w:pPr>
            <w:r>
              <w:rPr>
                <w:lang w:val="en-IE"/>
              </w:rPr>
              <w:t>1</w:t>
            </w:r>
          </w:p>
        </w:tc>
        <w:tc>
          <w:tcPr>
            <w:tcW w:w="804" w:type="dxa"/>
          </w:tcPr>
          <w:p w14:paraId="2DCBD406" w14:textId="77777777" w:rsidR="00FB5F3C" w:rsidRPr="002125F9" w:rsidRDefault="00FB5F3C" w:rsidP="00150DA0">
            <w:pPr>
              <w:spacing w:line="240" w:lineRule="auto"/>
              <w:rPr>
                <w:lang w:val="en-IE"/>
              </w:rPr>
            </w:pPr>
            <w:r>
              <w:rPr>
                <w:lang w:val="en-IE"/>
              </w:rPr>
              <w:t>Admin edits product in the database</w:t>
            </w:r>
          </w:p>
        </w:tc>
        <w:tc>
          <w:tcPr>
            <w:tcW w:w="2615" w:type="dxa"/>
          </w:tcPr>
          <w:p w14:paraId="7F91A36C" w14:textId="77777777" w:rsidR="00FB5F3C" w:rsidRPr="002125F9" w:rsidRDefault="00FB5F3C" w:rsidP="00150DA0">
            <w:pPr>
              <w:spacing w:line="240" w:lineRule="auto"/>
              <w:rPr>
                <w:lang w:val="en-IE"/>
              </w:rPr>
            </w:pPr>
            <w:r w:rsidRPr="00994227">
              <w:rPr>
                <w:lang w:val="en-IE"/>
              </w:rPr>
              <w:t>http://127.0.0.1:8000/admin/shoes/1/edit</w:t>
            </w:r>
          </w:p>
        </w:tc>
        <w:tc>
          <w:tcPr>
            <w:tcW w:w="2220" w:type="dxa"/>
          </w:tcPr>
          <w:p w14:paraId="11375DC0" w14:textId="77777777" w:rsidR="00FB5F3C" w:rsidRPr="002125F9" w:rsidRDefault="00FB5F3C" w:rsidP="00150DA0">
            <w:pPr>
              <w:spacing w:line="240" w:lineRule="auto"/>
              <w:rPr>
                <w:lang w:val="en-IE"/>
              </w:rPr>
            </w:pPr>
            <w:r>
              <w:rPr>
                <w:lang w:val="en-IE"/>
              </w:rPr>
              <w:t xml:space="preserve">Redirected to </w:t>
            </w:r>
            <w:r w:rsidRPr="00994227">
              <w:rPr>
                <w:lang w:val="en-IE"/>
              </w:rPr>
              <w:t>http://127.0.0.1:8000/admin/shoes</w:t>
            </w:r>
          </w:p>
        </w:tc>
        <w:tc>
          <w:tcPr>
            <w:tcW w:w="2220" w:type="dxa"/>
          </w:tcPr>
          <w:p w14:paraId="14143770" w14:textId="77777777" w:rsidR="00FB5F3C" w:rsidRPr="002125F9" w:rsidRDefault="00FB5F3C" w:rsidP="00150DA0">
            <w:pPr>
              <w:spacing w:line="240" w:lineRule="auto"/>
              <w:rPr>
                <w:lang w:val="en-IE"/>
              </w:rPr>
            </w:pPr>
            <w:r>
              <w:rPr>
                <w:lang w:val="en-IE"/>
              </w:rPr>
              <w:t xml:space="preserve">Redirected to </w:t>
            </w:r>
            <w:r w:rsidRPr="00994227">
              <w:rPr>
                <w:lang w:val="en-IE"/>
              </w:rPr>
              <w:t>http://127.0.0.1:8000/admin/shoes</w:t>
            </w:r>
          </w:p>
        </w:tc>
        <w:tc>
          <w:tcPr>
            <w:tcW w:w="724" w:type="dxa"/>
          </w:tcPr>
          <w:p w14:paraId="669F8F5D" w14:textId="77777777" w:rsidR="00FB5F3C" w:rsidRDefault="00FB5F3C" w:rsidP="00150DA0">
            <w:pPr>
              <w:spacing w:line="240" w:lineRule="auto"/>
              <w:rPr>
                <w:lang w:val="en-IE"/>
              </w:rPr>
            </w:pPr>
            <w:r>
              <w:rPr>
                <w:lang w:val="en-IE"/>
              </w:rPr>
              <w:t>Pass</w:t>
            </w:r>
          </w:p>
          <w:p w14:paraId="124BCE29" w14:textId="77777777" w:rsidR="00FB5F3C" w:rsidRPr="002125F9" w:rsidRDefault="00FB5F3C" w:rsidP="00150DA0">
            <w:pPr>
              <w:spacing w:line="240" w:lineRule="auto"/>
              <w:rPr>
                <w:lang w:val="en-IE"/>
              </w:rPr>
            </w:pPr>
          </w:p>
        </w:tc>
      </w:tr>
      <w:tr w:rsidR="00FB5F3C" w:rsidRPr="002125F9" w14:paraId="73C772F5" w14:textId="77777777" w:rsidTr="00150DA0">
        <w:tc>
          <w:tcPr>
            <w:tcW w:w="433" w:type="dxa"/>
          </w:tcPr>
          <w:p w14:paraId="454A90EA" w14:textId="77777777" w:rsidR="00FB5F3C" w:rsidRPr="002125F9" w:rsidRDefault="00FB5F3C" w:rsidP="00150DA0">
            <w:pPr>
              <w:spacing w:line="240" w:lineRule="auto"/>
              <w:rPr>
                <w:lang w:val="en-IE"/>
              </w:rPr>
            </w:pPr>
            <w:r>
              <w:rPr>
                <w:lang w:val="en-IE"/>
              </w:rPr>
              <w:t>2</w:t>
            </w:r>
          </w:p>
        </w:tc>
        <w:tc>
          <w:tcPr>
            <w:tcW w:w="804" w:type="dxa"/>
          </w:tcPr>
          <w:p w14:paraId="58A63A2C" w14:textId="77777777" w:rsidR="00FB5F3C" w:rsidRPr="002125F9" w:rsidRDefault="00FB5F3C" w:rsidP="00150DA0">
            <w:pPr>
              <w:spacing w:line="240" w:lineRule="auto"/>
              <w:rPr>
                <w:lang w:val="en-IE"/>
              </w:rPr>
            </w:pPr>
            <w:r>
              <w:rPr>
                <w:lang w:val="en-IE"/>
              </w:rPr>
              <w:t>Admin deleted product from the database</w:t>
            </w:r>
          </w:p>
        </w:tc>
        <w:tc>
          <w:tcPr>
            <w:tcW w:w="2615" w:type="dxa"/>
          </w:tcPr>
          <w:p w14:paraId="7C129521" w14:textId="77777777" w:rsidR="00FB5F3C" w:rsidRPr="002125F9" w:rsidRDefault="00FB5F3C" w:rsidP="00150DA0">
            <w:pPr>
              <w:spacing w:line="240" w:lineRule="auto"/>
              <w:rPr>
                <w:lang w:val="en-IE"/>
              </w:rPr>
            </w:pPr>
            <w:r w:rsidRPr="00994227">
              <w:rPr>
                <w:lang w:val="en-IE"/>
              </w:rPr>
              <w:t>http://127.0.0.1:8000/admin/shoes</w:t>
            </w:r>
          </w:p>
        </w:tc>
        <w:tc>
          <w:tcPr>
            <w:tcW w:w="2220" w:type="dxa"/>
          </w:tcPr>
          <w:p w14:paraId="6FF00973" w14:textId="77777777" w:rsidR="00FB5F3C" w:rsidRPr="002125F9" w:rsidRDefault="00FB5F3C" w:rsidP="00150DA0">
            <w:pPr>
              <w:spacing w:line="240" w:lineRule="auto"/>
              <w:rPr>
                <w:lang w:val="en-IE"/>
              </w:rPr>
            </w:pPr>
            <w:r>
              <w:rPr>
                <w:lang w:val="en-IE"/>
              </w:rPr>
              <w:t>Product is deleted</w:t>
            </w:r>
          </w:p>
        </w:tc>
        <w:tc>
          <w:tcPr>
            <w:tcW w:w="2220" w:type="dxa"/>
          </w:tcPr>
          <w:p w14:paraId="66A7615C" w14:textId="77777777" w:rsidR="00FB5F3C" w:rsidRPr="002125F9" w:rsidRDefault="00FB5F3C" w:rsidP="00150DA0">
            <w:pPr>
              <w:spacing w:line="240" w:lineRule="auto"/>
              <w:rPr>
                <w:lang w:val="en-IE"/>
              </w:rPr>
            </w:pPr>
            <w:r>
              <w:rPr>
                <w:lang w:val="en-IE"/>
              </w:rPr>
              <w:t>Product is deleted</w:t>
            </w:r>
          </w:p>
        </w:tc>
        <w:tc>
          <w:tcPr>
            <w:tcW w:w="724" w:type="dxa"/>
          </w:tcPr>
          <w:p w14:paraId="3E4EE582" w14:textId="77777777" w:rsidR="00FB5F3C" w:rsidRPr="002125F9" w:rsidRDefault="00FB5F3C" w:rsidP="00150DA0">
            <w:pPr>
              <w:spacing w:line="240" w:lineRule="auto"/>
              <w:rPr>
                <w:lang w:val="en-IE"/>
              </w:rPr>
            </w:pPr>
            <w:r>
              <w:rPr>
                <w:lang w:val="en-IE"/>
              </w:rPr>
              <w:t>Pass</w:t>
            </w:r>
          </w:p>
        </w:tc>
      </w:tr>
      <w:tr w:rsidR="00FB5F3C" w:rsidRPr="002125F9" w14:paraId="7C659706" w14:textId="77777777" w:rsidTr="00150DA0">
        <w:trPr>
          <w:trHeight w:val="2340"/>
        </w:trPr>
        <w:tc>
          <w:tcPr>
            <w:tcW w:w="433" w:type="dxa"/>
          </w:tcPr>
          <w:p w14:paraId="45920CD3" w14:textId="77777777" w:rsidR="00FB5F3C" w:rsidRPr="002125F9" w:rsidRDefault="00FB5F3C" w:rsidP="00150DA0">
            <w:pPr>
              <w:spacing w:line="240" w:lineRule="auto"/>
              <w:rPr>
                <w:lang w:val="en-IE"/>
              </w:rPr>
            </w:pPr>
            <w:r>
              <w:rPr>
                <w:lang w:val="en-IE"/>
              </w:rPr>
              <w:t>3</w:t>
            </w:r>
          </w:p>
        </w:tc>
        <w:tc>
          <w:tcPr>
            <w:tcW w:w="804" w:type="dxa"/>
          </w:tcPr>
          <w:p w14:paraId="0F02E32E" w14:textId="77777777" w:rsidR="00FB5F3C" w:rsidRPr="002125F9" w:rsidRDefault="00FB5F3C" w:rsidP="00150DA0">
            <w:pPr>
              <w:spacing w:line="240" w:lineRule="auto"/>
              <w:rPr>
                <w:lang w:val="en-IE"/>
              </w:rPr>
            </w:pPr>
            <w:r>
              <w:rPr>
                <w:lang w:val="en-IE"/>
              </w:rPr>
              <w:t>Admin adds product to the database</w:t>
            </w:r>
          </w:p>
        </w:tc>
        <w:tc>
          <w:tcPr>
            <w:tcW w:w="2615" w:type="dxa"/>
          </w:tcPr>
          <w:p w14:paraId="7CD21E18" w14:textId="77777777" w:rsidR="00FB5F3C" w:rsidRPr="002125F9" w:rsidRDefault="00FB5F3C" w:rsidP="00150DA0">
            <w:pPr>
              <w:spacing w:line="240" w:lineRule="auto"/>
              <w:rPr>
                <w:lang w:val="en-IE"/>
              </w:rPr>
            </w:pPr>
            <w:r w:rsidRPr="00994227">
              <w:rPr>
                <w:lang w:val="en-IE"/>
              </w:rPr>
              <w:t>http://127.0.0.1:8000/admin/shoes/create</w:t>
            </w:r>
          </w:p>
        </w:tc>
        <w:tc>
          <w:tcPr>
            <w:tcW w:w="2220" w:type="dxa"/>
          </w:tcPr>
          <w:p w14:paraId="23D97C60" w14:textId="77777777" w:rsidR="00FB5F3C" w:rsidRPr="002125F9" w:rsidRDefault="00FB5F3C" w:rsidP="00150DA0">
            <w:pPr>
              <w:spacing w:line="240" w:lineRule="auto"/>
              <w:rPr>
                <w:lang w:val="en-IE"/>
              </w:rPr>
            </w:pPr>
            <w:r>
              <w:rPr>
                <w:lang w:val="en-IE"/>
              </w:rPr>
              <w:t>Product is added to database</w:t>
            </w:r>
          </w:p>
        </w:tc>
        <w:tc>
          <w:tcPr>
            <w:tcW w:w="2220" w:type="dxa"/>
          </w:tcPr>
          <w:p w14:paraId="698539E0" w14:textId="77777777" w:rsidR="00FB5F3C" w:rsidRPr="002125F9" w:rsidRDefault="00FB5F3C" w:rsidP="00150DA0">
            <w:pPr>
              <w:spacing w:line="240" w:lineRule="auto"/>
              <w:rPr>
                <w:lang w:val="en-IE"/>
              </w:rPr>
            </w:pPr>
            <w:r>
              <w:rPr>
                <w:lang w:val="en-IE"/>
              </w:rPr>
              <w:t>Product is added to the database</w:t>
            </w:r>
          </w:p>
        </w:tc>
        <w:tc>
          <w:tcPr>
            <w:tcW w:w="724" w:type="dxa"/>
          </w:tcPr>
          <w:p w14:paraId="370A3FC2" w14:textId="77777777" w:rsidR="00FB5F3C" w:rsidRDefault="00FB5F3C" w:rsidP="00150DA0">
            <w:pPr>
              <w:spacing w:line="240" w:lineRule="auto"/>
              <w:rPr>
                <w:lang w:val="en-IE"/>
              </w:rPr>
            </w:pPr>
            <w:r>
              <w:rPr>
                <w:lang w:val="en-IE"/>
              </w:rPr>
              <w:t>Pass</w:t>
            </w:r>
          </w:p>
          <w:p w14:paraId="1F3CD935" w14:textId="77777777" w:rsidR="00FB5F3C" w:rsidRPr="002125F9" w:rsidRDefault="00FB5F3C" w:rsidP="00150DA0">
            <w:pPr>
              <w:spacing w:line="240" w:lineRule="auto"/>
              <w:rPr>
                <w:lang w:val="en-IE"/>
              </w:rPr>
            </w:pPr>
          </w:p>
        </w:tc>
      </w:tr>
    </w:tbl>
    <w:p w14:paraId="605FBA0A" w14:textId="77777777" w:rsidR="00FB5F3C" w:rsidRDefault="00FB5F3C" w:rsidP="00FB5F3C">
      <w:pPr>
        <w:spacing w:after="160" w:line="259" w:lineRule="auto"/>
        <w:rPr>
          <w:sz w:val="22"/>
          <w:szCs w:val="22"/>
          <w:lang w:val="en-IE"/>
        </w:rPr>
      </w:pPr>
    </w:p>
    <w:p w14:paraId="5370EB05" w14:textId="77777777" w:rsidR="00FB5F3C" w:rsidRPr="002125F9" w:rsidRDefault="00FB5F3C" w:rsidP="00FB5F3C">
      <w:pPr>
        <w:spacing w:after="160" w:line="259" w:lineRule="auto"/>
        <w:rPr>
          <w:sz w:val="22"/>
          <w:szCs w:val="22"/>
          <w:lang w:val="en-IE"/>
        </w:rPr>
      </w:pPr>
    </w:p>
    <w:p w14:paraId="2DF51368" w14:textId="77777777" w:rsidR="00FB5F3C" w:rsidRPr="002125F9" w:rsidRDefault="00FB5F3C" w:rsidP="00FB5F3C">
      <w:pPr>
        <w:spacing w:after="160" w:line="259" w:lineRule="auto"/>
        <w:rPr>
          <w:sz w:val="22"/>
          <w:szCs w:val="22"/>
          <w:lang w:val="en-IE"/>
        </w:rPr>
      </w:pPr>
    </w:p>
    <w:p w14:paraId="2DF64889" w14:textId="77777777" w:rsidR="00FB5F3C" w:rsidRPr="00C50CDB" w:rsidRDefault="00FB5F3C" w:rsidP="00FB5F3C">
      <w:pPr>
        <w:pStyle w:val="Heading3"/>
      </w:pPr>
      <w:bookmarkStart w:id="837" w:name="_Toc100676473"/>
      <w:r>
        <w:t>Discussion of Functional Testing Results</w:t>
      </w:r>
      <w:bookmarkEnd w:id="837"/>
    </w:p>
    <w:p w14:paraId="5C497BBF" w14:textId="77777777" w:rsidR="00FB5F3C" w:rsidRDefault="00FB5F3C" w:rsidP="00FB5F3C">
      <w:r>
        <w:t>The results were positive anything that failed was a quick fix because they were minor syntax errors.</w:t>
      </w:r>
    </w:p>
    <w:p w14:paraId="0A1D2F46" w14:textId="77777777" w:rsidR="00FB5F3C" w:rsidRPr="002125F9" w:rsidRDefault="00FB5F3C" w:rsidP="00FB5F3C">
      <w:pPr>
        <w:spacing w:after="160" w:line="259" w:lineRule="auto"/>
        <w:rPr>
          <w:sz w:val="22"/>
          <w:szCs w:val="22"/>
          <w:lang w:val="en-IE"/>
        </w:rPr>
      </w:pPr>
    </w:p>
    <w:p w14:paraId="1CAB3E97" w14:textId="77777777" w:rsidR="00FB5F3C" w:rsidRPr="002125F9"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838" w:name="_Toc36624906"/>
      <w:bookmarkStart w:id="839" w:name="_Toc100676474"/>
      <w:r w:rsidRPr="35FFBAFA">
        <w:rPr>
          <w:rFonts w:asciiTheme="majorHAnsi" w:eastAsiaTheme="majorEastAsia" w:hAnsiTheme="majorHAnsi" w:cstheme="majorBidi"/>
          <w:color w:val="2E74B5" w:themeColor="accent1" w:themeShade="BF"/>
          <w:sz w:val="26"/>
          <w:szCs w:val="26"/>
          <w:lang w:val="en-IE"/>
        </w:rPr>
        <w:t>User Testing</w:t>
      </w:r>
      <w:bookmarkEnd w:id="838"/>
      <w:bookmarkEnd w:id="839"/>
    </w:p>
    <w:p w14:paraId="708CD622" w14:textId="1D3A3E49" w:rsidR="00FB5F3C" w:rsidRDefault="00926723" w:rsidP="00FB5F3C">
      <w:pPr>
        <w:spacing w:after="160" w:line="259" w:lineRule="auto"/>
        <w:rPr>
          <w:ins w:id="840" w:author="Tariq Horan" w:date="2022-04-27T16:50:00Z"/>
          <w:lang w:val="en-IE"/>
        </w:rPr>
      </w:pPr>
      <w:del w:id="841" w:author="Tariq Horan" w:date="2022-04-27T16:48:00Z">
        <w:r w:rsidRPr="00304398" w:rsidDel="00304398">
          <w:rPr>
            <w:lang w:val="en-IE"/>
            <w:rPrChange w:id="842" w:author="Tariq Horan" w:date="2022-04-27T16:48:00Z">
              <w:rPr>
                <w:sz w:val="22"/>
                <w:szCs w:val="22"/>
                <w:lang w:val="en-IE"/>
              </w:rPr>
            </w:rPrChange>
          </w:rPr>
          <w:delText>Haven’t done user testing yet</w:delText>
        </w:r>
      </w:del>
      <w:ins w:id="843" w:author="Tariq Horan" w:date="2022-04-27T16:48:00Z">
        <w:r w:rsidR="00304398" w:rsidRPr="00304398">
          <w:rPr>
            <w:lang w:val="en-IE"/>
            <w:rPrChange w:id="844" w:author="Tariq Horan" w:date="2022-04-27T16:48:00Z">
              <w:rPr>
                <w:sz w:val="22"/>
                <w:szCs w:val="22"/>
                <w:lang w:val="en-IE"/>
              </w:rPr>
            </w:rPrChange>
          </w:rPr>
          <w:t>User testing</w:t>
        </w:r>
        <w:r w:rsidR="00304398">
          <w:rPr>
            <w:lang w:val="en-IE"/>
          </w:rPr>
          <w:t xml:space="preserve"> is having a user carry out tasks</w:t>
        </w:r>
      </w:ins>
      <w:ins w:id="845" w:author="Tariq Horan" w:date="2022-04-27T16:49:00Z">
        <w:r w:rsidR="00304398">
          <w:rPr>
            <w:lang w:val="en-IE"/>
          </w:rPr>
          <w:t xml:space="preserve"> on your project. The tasks are recorded and the results are analysed to make the project better</w:t>
        </w:r>
      </w:ins>
      <w:ins w:id="846" w:author="Tariq Horan" w:date="2022-04-27T16:50:00Z">
        <w:r w:rsidR="00304398">
          <w:rPr>
            <w:lang w:val="en-IE"/>
          </w:rPr>
          <w:t>.</w:t>
        </w:r>
      </w:ins>
    </w:p>
    <w:p w14:paraId="5E74263F" w14:textId="28EC33C7" w:rsidR="00304398" w:rsidRDefault="00304398" w:rsidP="00FB5F3C">
      <w:pPr>
        <w:spacing w:after="160" w:line="259" w:lineRule="auto"/>
        <w:rPr>
          <w:ins w:id="847" w:author="Tariq Horan" w:date="2022-04-27T16:50:00Z"/>
          <w:lang w:val="en-IE"/>
        </w:rPr>
      </w:pPr>
    </w:p>
    <w:p w14:paraId="088B1A8F" w14:textId="0114875C" w:rsidR="00304398" w:rsidRDefault="00304398" w:rsidP="00304398">
      <w:pPr>
        <w:pStyle w:val="Heading3"/>
        <w:rPr>
          <w:ins w:id="848" w:author="Tariq Horan" w:date="2022-04-27T16:50:00Z"/>
          <w:lang w:val="en-IE"/>
        </w:rPr>
      </w:pPr>
      <w:ins w:id="849" w:author="Tariq Horan" w:date="2022-04-27T16:50:00Z">
        <w:r>
          <w:rPr>
            <w:lang w:val="en-IE"/>
          </w:rPr>
          <w:t>User Testing Findings</w:t>
        </w:r>
      </w:ins>
    </w:p>
    <w:p w14:paraId="0B998055" w14:textId="7CF45BE7" w:rsidR="00304398" w:rsidRPr="00304398" w:rsidRDefault="00304398" w:rsidP="00304398">
      <w:pPr>
        <w:rPr>
          <w:lang w:val="en-IE"/>
          <w:rPrChange w:id="850" w:author="Tariq Horan" w:date="2022-04-27T16:50:00Z">
            <w:rPr>
              <w:sz w:val="22"/>
              <w:szCs w:val="22"/>
              <w:lang w:val="en-IE"/>
            </w:rPr>
          </w:rPrChange>
        </w:rPr>
        <w:pPrChange w:id="851" w:author="Tariq Horan" w:date="2022-04-27T16:50:00Z">
          <w:pPr>
            <w:spacing w:after="160" w:line="259" w:lineRule="auto"/>
          </w:pPr>
        </w:pPrChange>
      </w:pPr>
      <w:ins w:id="852" w:author="Tariq Horan" w:date="2022-04-27T16:50:00Z">
        <w:r>
          <w:rPr>
            <w:lang w:val="en-IE"/>
          </w:rPr>
          <w:t xml:space="preserve">I tested </w:t>
        </w:r>
      </w:ins>
      <w:ins w:id="853" w:author="Tariq Horan" w:date="2022-04-27T16:51:00Z">
        <w:r>
          <w:rPr>
            <w:lang w:val="en-IE"/>
          </w:rPr>
          <w:t>my application with my classmates and also with friends and family. There wasn’t much variation in the feedback</w:t>
        </w:r>
      </w:ins>
      <w:ins w:id="854" w:author="Tariq Horan" w:date="2022-04-27T16:52:00Z">
        <w:r>
          <w:rPr>
            <w:lang w:val="en-IE"/>
          </w:rPr>
          <w:t>. The</w:t>
        </w:r>
      </w:ins>
      <w:ins w:id="855" w:author="Tariq Horan" w:date="2022-04-27T16:51:00Z">
        <w:r>
          <w:rPr>
            <w:lang w:val="en-IE"/>
          </w:rPr>
          <w:t xml:space="preserve"> main </w:t>
        </w:r>
      </w:ins>
      <w:ins w:id="856" w:author="Tariq Horan" w:date="2022-04-27T16:52:00Z">
        <w:r>
          <w:rPr>
            <w:lang w:val="en-IE"/>
          </w:rPr>
          <w:t xml:space="preserve">criticism was that wasn’t a filter and sort option </w:t>
        </w:r>
      </w:ins>
      <w:ins w:id="857" w:author="Tariq Horan" w:date="2022-04-27T16:53:00Z">
        <w:r>
          <w:rPr>
            <w:lang w:val="en-IE"/>
          </w:rPr>
          <w:t>on the product browse pages</w:t>
        </w:r>
        <w:r w:rsidR="00372D85">
          <w:rPr>
            <w:lang w:val="en-IE"/>
          </w:rPr>
          <w:t>. This was something I was looking to implement into my application but didn’t get a chance to.</w:t>
        </w:r>
      </w:ins>
      <w:ins w:id="858" w:author="Tariq Horan" w:date="2022-04-27T16:54:00Z">
        <w:r w:rsidR="00372D85">
          <w:rPr>
            <w:lang w:val="en-IE"/>
          </w:rPr>
          <w:t xml:space="preserve"> Some of the users also suggested that I change the colour of the buttons they felt as though they “</w:t>
        </w:r>
      </w:ins>
      <w:ins w:id="859" w:author="Tariq Horan" w:date="2022-04-27T16:55:00Z">
        <w:r w:rsidR="00372D85">
          <w:rPr>
            <w:lang w:val="en-IE"/>
          </w:rPr>
          <w:t>the sell button should stand out and be almost like a warning”.</w:t>
        </w:r>
      </w:ins>
    </w:p>
    <w:p w14:paraId="65FFC7CB" w14:textId="77777777" w:rsidR="00FB5F3C" w:rsidRPr="002125F9" w:rsidRDefault="00FB5F3C" w:rsidP="00FB5F3C">
      <w:pPr>
        <w:spacing w:after="160" w:line="259" w:lineRule="auto"/>
        <w:rPr>
          <w:sz w:val="22"/>
          <w:szCs w:val="22"/>
          <w:lang w:val="en-IE"/>
        </w:rPr>
      </w:pPr>
    </w:p>
    <w:p w14:paraId="20A090E3" w14:textId="77777777" w:rsidR="00FB5F3C" w:rsidRPr="002125F9"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860" w:name="_Toc36624907"/>
      <w:bookmarkStart w:id="861" w:name="_Toc100676475"/>
      <w:r w:rsidRPr="35FFBAFA">
        <w:rPr>
          <w:rFonts w:asciiTheme="majorHAnsi" w:eastAsiaTheme="majorEastAsia" w:hAnsiTheme="majorHAnsi" w:cstheme="majorBidi"/>
          <w:color w:val="2E74B5" w:themeColor="accent1" w:themeShade="BF"/>
          <w:sz w:val="26"/>
          <w:szCs w:val="26"/>
          <w:lang w:val="en-IE"/>
        </w:rPr>
        <w:t>Conclusion</w:t>
      </w:r>
      <w:bookmarkEnd w:id="860"/>
      <w:bookmarkEnd w:id="861"/>
    </w:p>
    <w:p w14:paraId="4AE31BA5" w14:textId="569C9A9C" w:rsidR="00FB5F3C" w:rsidRDefault="00FB5F3C" w:rsidP="00FB5F3C">
      <w:r>
        <w:t xml:space="preserve">The </w:t>
      </w:r>
      <w:ins w:id="862" w:author="Tariq Horan" w:date="2022-04-27T16:32:00Z">
        <w:r w:rsidR="001B5137">
          <w:t xml:space="preserve">overall </w:t>
        </w:r>
      </w:ins>
      <w:r>
        <w:t xml:space="preserve">results were </w:t>
      </w:r>
      <w:del w:id="863" w:author="Tariq Horan" w:date="2022-04-27T16:32:00Z">
        <w:r w:rsidDel="001B5137">
          <w:delText xml:space="preserve">good </w:delText>
        </w:r>
      </w:del>
      <w:ins w:id="864" w:author="Tariq Horan" w:date="2022-04-27T16:32:00Z">
        <w:r w:rsidR="001B5137">
          <w:t>sat</w:t>
        </w:r>
      </w:ins>
      <w:ins w:id="865" w:author="Tariq Horan" w:date="2022-04-27T16:33:00Z">
        <w:r w:rsidR="001B5137">
          <w:t>isfactory</w:t>
        </w:r>
      </w:ins>
      <w:ins w:id="866" w:author="Tariq Horan" w:date="2022-04-27T16:32:00Z">
        <w:r w:rsidR="001B5137">
          <w:t xml:space="preserve"> </w:t>
        </w:r>
      </w:ins>
      <w:r>
        <w:t xml:space="preserve">the admin has </w:t>
      </w:r>
      <w:del w:id="867" w:author="Tariq Horan" w:date="2022-04-27T16:33:00Z">
        <w:r w:rsidDel="001B5137">
          <w:delText xml:space="preserve">crud </w:delText>
        </w:r>
      </w:del>
      <w:ins w:id="868" w:author="Tariq Horan" w:date="2022-04-27T16:33:00Z">
        <w:r w:rsidR="001B5137">
          <w:t>CRUD</w:t>
        </w:r>
        <w:r w:rsidR="001B5137">
          <w:t xml:space="preserve"> </w:t>
        </w:r>
      </w:ins>
      <w:r>
        <w:t>functionality over the application as intended.</w:t>
      </w:r>
      <w:ins w:id="869" w:author="Tariq Horan" w:date="2022-04-27T16:34:00Z">
        <w:r w:rsidR="001B5137">
          <w:t xml:space="preserve"> The user can d</w:t>
        </w:r>
      </w:ins>
      <w:ins w:id="870" w:author="Tariq Horan" w:date="2022-04-27T16:35:00Z">
        <w:r w:rsidR="001B5137">
          <w:t xml:space="preserve">o everything that </w:t>
        </w:r>
      </w:ins>
      <w:ins w:id="871" w:author="Tariq Horan" w:date="2022-04-27T16:36:00Z">
        <w:r w:rsidR="001B5137">
          <w:t>was</w:t>
        </w:r>
      </w:ins>
      <w:ins w:id="872" w:author="Tariq Horan" w:date="2022-04-27T16:35:00Z">
        <w:r w:rsidR="001B5137">
          <w:t xml:space="preserve"> expected in the requirements for example they can buy, </w:t>
        </w:r>
      </w:ins>
      <w:ins w:id="873" w:author="Tariq Horan" w:date="2022-04-27T16:36:00Z">
        <w:r w:rsidR="001B5137">
          <w:t>bid,</w:t>
        </w:r>
      </w:ins>
      <w:ins w:id="874" w:author="Tariq Horan" w:date="2022-04-27T16:35:00Z">
        <w:r w:rsidR="001B5137">
          <w:t xml:space="preserve"> and sell products. The user and admin can also login </w:t>
        </w:r>
      </w:ins>
      <w:ins w:id="875" w:author="Tariq Horan" w:date="2022-04-27T16:36:00Z">
        <w:r w:rsidR="001B5137">
          <w:t>and users can also sign up to the site.</w:t>
        </w:r>
      </w:ins>
      <w:del w:id="876" w:author="Tariq Horan" w:date="2022-04-27T16:34:00Z">
        <w:r w:rsidDel="001B5137">
          <w:delText xml:space="preserve"> </w:delText>
        </w:r>
      </w:del>
    </w:p>
    <w:p w14:paraId="47DD11CF" w14:textId="1754756E" w:rsidR="00910177" w:rsidRDefault="00910177" w:rsidP="00910177">
      <w:r>
        <w:br w:type="page"/>
      </w:r>
    </w:p>
    <w:p w14:paraId="38486706" w14:textId="77777777" w:rsidR="006529F1" w:rsidRPr="001D5BF3" w:rsidRDefault="7B9016F7" w:rsidP="006529F1">
      <w:pPr>
        <w:pStyle w:val="Heading1"/>
        <w:spacing w:line="259" w:lineRule="auto"/>
        <w:ind w:left="432"/>
      </w:pPr>
      <w:bookmarkStart w:id="877" w:name="_Toc36624908"/>
      <w:bookmarkStart w:id="878" w:name="_Toc100676476"/>
      <w:r>
        <w:lastRenderedPageBreak/>
        <w:t>Project Management</w:t>
      </w:r>
      <w:bookmarkEnd w:id="877"/>
      <w:bookmarkEnd w:id="878"/>
    </w:p>
    <w:p w14:paraId="4CA52B78" w14:textId="77777777" w:rsidR="006529F1" w:rsidRDefault="006529F1" w:rsidP="006529F1"/>
    <w:p w14:paraId="2EDC0C8C" w14:textId="77777777" w:rsidR="00341348" w:rsidRDefault="00341348" w:rsidP="00341348">
      <w:pPr>
        <w:pStyle w:val="Heading2"/>
        <w:spacing w:line="259" w:lineRule="auto"/>
        <w:ind w:left="576"/>
      </w:pPr>
      <w:bookmarkStart w:id="879" w:name="_Toc36624909"/>
      <w:bookmarkStart w:id="880" w:name="_Toc100676477"/>
      <w:r>
        <w:t>Introduction</w:t>
      </w:r>
      <w:bookmarkEnd w:id="879"/>
      <w:bookmarkEnd w:id="880"/>
    </w:p>
    <w:p w14:paraId="4ADA327F" w14:textId="77777777" w:rsidR="00341348" w:rsidRPr="001D5BF3" w:rsidDel="007139E8" w:rsidRDefault="00341348" w:rsidP="00341348">
      <w:pPr>
        <w:rPr>
          <w:del w:id="881" w:author="Tariq Horan" w:date="2022-04-27T16:39:00Z"/>
        </w:rPr>
      </w:pPr>
    </w:p>
    <w:p w14:paraId="2FD01199" w14:textId="47F5A2A4" w:rsidR="00341348" w:rsidDel="007139E8" w:rsidRDefault="00341348" w:rsidP="00341348">
      <w:pPr>
        <w:rPr>
          <w:del w:id="882" w:author="Tariq Horan" w:date="2022-04-27T16:39:00Z"/>
        </w:rPr>
      </w:pPr>
      <w:del w:id="883" w:author="Tariq Horan" w:date="2022-04-27T16:39:00Z">
        <w:r w:rsidDel="007139E8">
          <w:delText xml:space="preserve">This chapter describes how the project was managed.  It shows the phases of the project, going from the project idea through the </w:delText>
        </w:r>
        <w:bookmarkStart w:id="884" w:name="_Hlk34212316"/>
        <w:r w:rsidDel="007139E8">
          <w:delText xml:space="preserve">requirements gathering, the specification for the project, the design, </w:delText>
        </w:r>
      </w:del>
      <w:del w:id="885" w:author="Tariq Horan" w:date="2022-04-27T16:38:00Z">
        <w:r w:rsidDel="007139E8">
          <w:delText>implementation</w:delText>
        </w:r>
      </w:del>
      <w:del w:id="886" w:author="Tariq Horan" w:date="2022-04-27T16:39:00Z">
        <w:r w:rsidDel="007139E8">
          <w:delText xml:space="preserve"> and testing </w:delText>
        </w:r>
        <w:bookmarkEnd w:id="884"/>
        <w:r w:rsidDel="007139E8">
          <w:delText>phases for the project.  It also discusses GitHub as a tool which assist in project management.</w:delText>
        </w:r>
      </w:del>
    </w:p>
    <w:p w14:paraId="5C3FDDCB" w14:textId="50815471" w:rsidR="00341348" w:rsidRDefault="00341348" w:rsidP="00341348">
      <w:pPr>
        <w:rPr>
          <w:ins w:id="887" w:author="Tariq Horan" w:date="2022-04-27T16:37:00Z"/>
        </w:rPr>
      </w:pPr>
    </w:p>
    <w:p w14:paraId="0C91561C" w14:textId="5E2CBAF7" w:rsidR="001B5137" w:rsidRDefault="007139E8" w:rsidP="00341348">
      <w:ins w:id="888" w:author="Tariq Horan" w:date="2022-04-27T16:37:00Z">
        <w:r>
          <w:t xml:space="preserve">In this project I talk about </w:t>
        </w:r>
      </w:ins>
      <w:ins w:id="889" w:author="Tariq Horan" w:date="2022-04-27T16:38:00Z">
        <w:r>
          <w:t xml:space="preserve">how I manage my project the issues that I faced during different sections </w:t>
        </w:r>
      </w:ins>
      <w:ins w:id="890" w:author="Tariq Horan" w:date="2022-04-27T16:39:00Z">
        <w:r>
          <w:t>and also the tools I used that helped me complete the project.</w:t>
        </w:r>
      </w:ins>
    </w:p>
    <w:p w14:paraId="192C8BF7" w14:textId="77777777" w:rsidR="00341348" w:rsidRDefault="00341348" w:rsidP="00341348"/>
    <w:p w14:paraId="5D0246B0" w14:textId="77777777" w:rsidR="00341348" w:rsidRDefault="00341348" w:rsidP="00341348">
      <w:pPr>
        <w:pStyle w:val="Heading2"/>
        <w:spacing w:line="259" w:lineRule="auto"/>
        <w:ind w:left="576"/>
      </w:pPr>
      <w:bookmarkStart w:id="891" w:name="_Toc36624910"/>
      <w:bookmarkStart w:id="892" w:name="_Toc100676478"/>
      <w:r>
        <w:t>Project Phases</w:t>
      </w:r>
      <w:bookmarkEnd w:id="891"/>
      <w:bookmarkEnd w:id="892"/>
    </w:p>
    <w:p w14:paraId="3B5EC47A" w14:textId="77777777" w:rsidR="00341348" w:rsidRDefault="00341348" w:rsidP="00341348"/>
    <w:p w14:paraId="3DA43D6F" w14:textId="77777777" w:rsidR="00341348" w:rsidRDefault="00341348" w:rsidP="00341348">
      <w:r>
        <w:t>In this section, describe each of the following project phases.  Explain any issues which arose for each of the phases.</w:t>
      </w:r>
    </w:p>
    <w:p w14:paraId="60D59F3E" w14:textId="77777777" w:rsidR="00341348" w:rsidRDefault="00341348" w:rsidP="00341348"/>
    <w:p w14:paraId="7E4AF825" w14:textId="77777777" w:rsidR="00341348" w:rsidRDefault="00341348" w:rsidP="00341348">
      <w:pPr>
        <w:pStyle w:val="Heading3"/>
        <w:spacing w:after="160" w:line="259" w:lineRule="auto"/>
        <w:ind w:left="720"/>
      </w:pPr>
      <w:bookmarkStart w:id="893" w:name="_Toc36624912"/>
      <w:bookmarkStart w:id="894" w:name="_Toc100676479"/>
      <w:r>
        <w:t>Requirements</w:t>
      </w:r>
      <w:bookmarkEnd w:id="893"/>
      <w:bookmarkEnd w:id="894"/>
      <w:r>
        <w:t xml:space="preserve"> </w:t>
      </w:r>
    </w:p>
    <w:p w14:paraId="1D1E8F7E" w14:textId="77777777" w:rsidR="00341348" w:rsidRDefault="00341348" w:rsidP="00341348">
      <w:r>
        <w:t>I didn’t run into any major problems in this section. It was quite time consuming trying to figure out how the functionality of the site would work, planning all of this while also doing interviews was time consuming but it wasn’t a major problem.</w:t>
      </w:r>
    </w:p>
    <w:p w14:paraId="3873858D" w14:textId="77777777" w:rsidR="00341348" w:rsidRPr="005856EA" w:rsidRDefault="00341348" w:rsidP="00341348"/>
    <w:p w14:paraId="42D75594" w14:textId="356D508F" w:rsidR="00341348" w:rsidRDefault="00341348" w:rsidP="00341348">
      <w:pPr>
        <w:pStyle w:val="Heading3"/>
        <w:spacing w:after="160" w:line="259" w:lineRule="auto"/>
        <w:ind w:left="720"/>
        <w:rPr>
          <w:ins w:id="895" w:author="Tariq Horan" w:date="2022-04-27T16:39:00Z"/>
        </w:rPr>
      </w:pPr>
      <w:bookmarkStart w:id="896" w:name="_Toc36624913"/>
      <w:bookmarkStart w:id="897" w:name="_Toc100676480"/>
      <w:r>
        <w:t>Design</w:t>
      </w:r>
      <w:bookmarkEnd w:id="896"/>
      <w:bookmarkEnd w:id="897"/>
    </w:p>
    <w:p w14:paraId="3DB855C4" w14:textId="77777777" w:rsidR="007139E8" w:rsidRPr="007139E8" w:rsidRDefault="007139E8" w:rsidP="007139E8">
      <w:pPr>
        <w:rPr>
          <w:rPrChange w:id="898" w:author="Tariq Horan" w:date="2022-04-27T16:39:00Z">
            <w:rPr/>
          </w:rPrChange>
        </w:rPr>
        <w:pPrChange w:id="899" w:author="Tariq Horan" w:date="2022-04-27T16:39:00Z">
          <w:pPr>
            <w:pStyle w:val="Heading3"/>
            <w:spacing w:after="160" w:line="259" w:lineRule="auto"/>
            <w:ind w:left="720"/>
          </w:pPr>
        </w:pPrChange>
      </w:pPr>
    </w:p>
    <w:p w14:paraId="59FAE30F" w14:textId="42F17331" w:rsidR="00341348" w:rsidRDefault="00341348" w:rsidP="00341348">
      <w:r>
        <w:t xml:space="preserve">This part of the project was </w:t>
      </w:r>
      <w:r w:rsidR="005B1E0E">
        <w:t>interesting</w:t>
      </w:r>
      <w:r>
        <w:t xml:space="preserve"> to me because I was able to analyze similar websites to the one, I am attempting to create and refine it to the way I think looks best. The only issue was I couldn’t really put a lot of detail into my wireframes so when creating my webpages, they won’t be as complex as I might have wanted, maybe if I have time at the end, I will enhance the design.</w:t>
      </w:r>
    </w:p>
    <w:p w14:paraId="08E59D8E" w14:textId="77777777" w:rsidR="00341348" w:rsidRDefault="00341348" w:rsidP="00341348"/>
    <w:p w14:paraId="6BDA01A9" w14:textId="301C9EA7" w:rsidR="00341348" w:rsidRDefault="00341348" w:rsidP="00341348">
      <w:r>
        <w:t>I had no problems with the system design, but I am currently still working on my database design and getting that perfect before I move on, so it doesn’t cost any problems in the future.</w:t>
      </w:r>
    </w:p>
    <w:p w14:paraId="54FF307A" w14:textId="63BF158B" w:rsidR="00045320" w:rsidRDefault="00045320" w:rsidP="00341348">
      <w:pPr>
        <w:rPr>
          <w:ins w:id="900" w:author="Tariq Horan" w:date="2022-04-27T16:39:00Z"/>
        </w:rPr>
      </w:pPr>
    </w:p>
    <w:p w14:paraId="34AA716E" w14:textId="09CE4D13" w:rsidR="007139E8" w:rsidRDefault="007139E8" w:rsidP="00341348">
      <w:pPr>
        <w:rPr>
          <w:ins w:id="901" w:author="Tariq Horan" w:date="2022-04-27T16:39:00Z"/>
        </w:rPr>
      </w:pPr>
    </w:p>
    <w:p w14:paraId="4A6F89A6" w14:textId="77777777" w:rsidR="007139E8" w:rsidRDefault="007139E8" w:rsidP="00341348"/>
    <w:p w14:paraId="257EAFA0" w14:textId="77777777" w:rsidR="00341348" w:rsidRPr="005856EA" w:rsidRDefault="00341348" w:rsidP="00341348"/>
    <w:p w14:paraId="08245117" w14:textId="3400848A" w:rsidR="00341348" w:rsidRDefault="00341348" w:rsidP="00341348">
      <w:pPr>
        <w:pStyle w:val="Heading3"/>
        <w:spacing w:after="160" w:line="259" w:lineRule="auto"/>
        <w:ind w:left="720"/>
        <w:rPr>
          <w:ins w:id="902" w:author="Tariq Horan" w:date="2022-04-27T16:39:00Z"/>
        </w:rPr>
      </w:pPr>
      <w:bookmarkStart w:id="903" w:name="_Toc36624914"/>
      <w:bookmarkStart w:id="904" w:name="_Toc100676481"/>
      <w:r>
        <w:lastRenderedPageBreak/>
        <w:t>Implementation</w:t>
      </w:r>
      <w:bookmarkEnd w:id="903"/>
      <w:bookmarkEnd w:id="904"/>
    </w:p>
    <w:p w14:paraId="12E976CE" w14:textId="77777777" w:rsidR="007139E8" w:rsidRPr="007139E8" w:rsidRDefault="007139E8" w:rsidP="007139E8">
      <w:pPr>
        <w:rPr>
          <w:rPrChange w:id="905" w:author="Tariq Horan" w:date="2022-04-27T16:39:00Z">
            <w:rPr/>
          </w:rPrChange>
        </w:rPr>
        <w:pPrChange w:id="906" w:author="Tariq Horan" w:date="2022-04-27T16:39:00Z">
          <w:pPr>
            <w:pStyle w:val="Heading3"/>
            <w:spacing w:after="160" w:line="259" w:lineRule="auto"/>
            <w:ind w:left="720"/>
          </w:pPr>
        </w:pPrChange>
      </w:pPr>
    </w:p>
    <w:p w14:paraId="7447892A" w14:textId="530F1B03" w:rsidR="00341348" w:rsidRPr="00536962" w:rsidRDefault="00341348" w:rsidP="00341348">
      <w:r>
        <w:t xml:space="preserve">Implementing the work, I have done so far has gone well, I had to refresh my memory on some of the folder paths and commands needed in </w:t>
      </w:r>
      <w:del w:id="907" w:author="Tariq Horan" w:date="2022-04-27T16:31:00Z">
        <w:r w:rsidDel="009917FE">
          <w:delText>Laravel</w:delText>
        </w:r>
      </w:del>
      <w:ins w:id="908" w:author="Tariq Horan" w:date="2022-04-27T16:31:00Z">
        <w:r w:rsidR="009917FE">
          <w:t>Laravel</w:t>
        </w:r>
      </w:ins>
      <w:r>
        <w:t xml:space="preserve"> but once I got them it was easy to navigate and complete the work I needed to complete. </w:t>
      </w:r>
      <w:ins w:id="909" w:author="Tariq Horan" w:date="2022-04-27T16:39:00Z">
        <w:r w:rsidR="007139E8">
          <w:t xml:space="preserve">I have also been working consistently </w:t>
        </w:r>
      </w:ins>
      <w:ins w:id="910" w:author="Tariq Horan" w:date="2022-04-27T16:40:00Z">
        <w:r w:rsidR="007139E8">
          <w:t>over the course of the project only missing classes due to covid, this helped me greatly and allowed me to stay on top of the project.</w:t>
        </w:r>
      </w:ins>
    </w:p>
    <w:p w14:paraId="7765F7BB" w14:textId="77777777" w:rsidR="00341348" w:rsidRDefault="00341348" w:rsidP="00341348">
      <w:pPr>
        <w:pStyle w:val="Heading3"/>
        <w:numPr>
          <w:ilvl w:val="0"/>
          <w:numId w:val="0"/>
        </w:numPr>
        <w:ind w:left="720"/>
      </w:pPr>
    </w:p>
    <w:p w14:paraId="1DDDBB4B" w14:textId="77777777" w:rsidR="00341348" w:rsidRPr="00AB0391" w:rsidRDefault="00341348" w:rsidP="00341348"/>
    <w:p w14:paraId="5E66F78C" w14:textId="77777777" w:rsidR="00341348" w:rsidRDefault="00341348" w:rsidP="00341348">
      <w:pPr>
        <w:pStyle w:val="Heading3"/>
        <w:spacing w:after="160" w:line="259" w:lineRule="auto"/>
        <w:ind w:left="720"/>
      </w:pPr>
      <w:bookmarkStart w:id="911" w:name="_Toc36624915"/>
      <w:bookmarkStart w:id="912" w:name="_Toc100676482"/>
      <w:r>
        <w:t>Testing</w:t>
      </w:r>
      <w:bookmarkEnd w:id="911"/>
      <w:bookmarkEnd w:id="912"/>
    </w:p>
    <w:p w14:paraId="2F33A4C1" w14:textId="11ABA87C" w:rsidR="00341348" w:rsidRPr="005856EA" w:rsidRDefault="00341348" w:rsidP="00341348">
      <w:r>
        <w:t>I am constantly testing my site for bugs; I don’t push to GitHub without all known problems being fixed. Every time I add new functionality to the application or change an element, I always use it as if I am a user to make sure it works and fits in with the aim of my application.</w:t>
      </w:r>
    </w:p>
    <w:p w14:paraId="6B44535B" w14:textId="77777777" w:rsidR="00341348" w:rsidRDefault="00341348" w:rsidP="00341348"/>
    <w:p w14:paraId="373EC2B2" w14:textId="058C1E55" w:rsidR="00341348" w:rsidRDefault="00341348" w:rsidP="00341348">
      <w:pPr>
        <w:pStyle w:val="Heading2"/>
        <w:spacing w:line="259" w:lineRule="auto"/>
        <w:ind w:left="576"/>
        <w:rPr>
          <w:ins w:id="913" w:author="Tariq Horan" w:date="2022-04-27T16:41:00Z"/>
        </w:rPr>
      </w:pPr>
      <w:bookmarkStart w:id="914" w:name="_Toc36624922"/>
      <w:bookmarkStart w:id="915" w:name="_Toc100676483"/>
      <w:r>
        <w:t>Project Management Tools</w:t>
      </w:r>
      <w:bookmarkEnd w:id="914"/>
      <w:bookmarkEnd w:id="915"/>
    </w:p>
    <w:p w14:paraId="6B7446FE" w14:textId="1FD1A9AF" w:rsidR="007139E8" w:rsidRDefault="007139E8" w:rsidP="007139E8">
      <w:pPr>
        <w:rPr>
          <w:ins w:id="916" w:author="Tariq Horan" w:date="2022-04-27T16:41:00Z"/>
        </w:rPr>
      </w:pPr>
    </w:p>
    <w:p w14:paraId="49675F3D" w14:textId="350E0D75" w:rsidR="007139E8" w:rsidRPr="007139E8" w:rsidRDefault="007139E8" w:rsidP="007139E8">
      <w:pPr>
        <w:rPr>
          <w:rPrChange w:id="917" w:author="Tariq Horan" w:date="2022-04-27T16:41:00Z">
            <w:rPr/>
          </w:rPrChange>
        </w:rPr>
        <w:pPrChange w:id="918" w:author="Tariq Horan" w:date="2022-04-27T16:41:00Z">
          <w:pPr>
            <w:pStyle w:val="Heading2"/>
            <w:spacing w:line="259" w:lineRule="auto"/>
            <w:ind w:left="576"/>
          </w:pPr>
        </w:pPrChange>
      </w:pPr>
      <w:ins w:id="919" w:author="Tariq Horan" w:date="2022-04-27T16:41:00Z">
        <w:r>
          <w:t>These are different tools that I used to keep track of my project</w:t>
        </w:r>
      </w:ins>
      <w:ins w:id="920" w:author="Tariq Horan" w:date="2022-04-27T16:42:00Z">
        <w:r>
          <w:t xml:space="preserve"> and display my progression from beginning to end.</w:t>
        </w:r>
      </w:ins>
    </w:p>
    <w:p w14:paraId="7DBFEB38" w14:textId="77777777" w:rsidR="00341348" w:rsidRPr="004425E4" w:rsidRDefault="00341348" w:rsidP="00341348"/>
    <w:p w14:paraId="46AFCB43" w14:textId="3BE8561D" w:rsidR="00341348" w:rsidRDefault="00341348" w:rsidP="00341348">
      <w:pPr>
        <w:pStyle w:val="Heading3"/>
        <w:spacing w:after="160" w:line="259" w:lineRule="auto"/>
        <w:ind w:left="720"/>
        <w:rPr>
          <w:ins w:id="921" w:author="Tariq Horan" w:date="2022-04-27T16:42:00Z"/>
        </w:rPr>
      </w:pPr>
      <w:bookmarkStart w:id="922" w:name="_Toc100676484"/>
      <w:r>
        <w:t>GitHub Project</w:t>
      </w:r>
      <w:bookmarkEnd w:id="922"/>
    </w:p>
    <w:p w14:paraId="5B3C7924" w14:textId="77777777" w:rsidR="007139E8" w:rsidRPr="007139E8" w:rsidRDefault="007139E8" w:rsidP="007139E8">
      <w:pPr>
        <w:rPr>
          <w:rPrChange w:id="923" w:author="Tariq Horan" w:date="2022-04-27T16:42:00Z">
            <w:rPr/>
          </w:rPrChange>
        </w:rPr>
        <w:pPrChange w:id="924" w:author="Tariq Horan" w:date="2022-04-27T16:42:00Z">
          <w:pPr>
            <w:pStyle w:val="Heading3"/>
            <w:spacing w:after="160" w:line="259" w:lineRule="auto"/>
            <w:ind w:left="720"/>
          </w:pPr>
        </w:pPrChange>
      </w:pPr>
    </w:p>
    <w:p w14:paraId="6115B65C" w14:textId="77777777" w:rsidR="00341348" w:rsidRDefault="00341348" w:rsidP="00341348">
      <w:r>
        <w:t>This is where I log my progress manually, I explain what I need to do and what I am working on. This allows me to always keep track of what I am working on and how my progress is coming along in terms of completing the project. I have kept relatively on top of my project so far, so my GitHub project is quite tidy and well managed at this moment in time.</w:t>
      </w:r>
    </w:p>
    <w:p w14:paraId="1901CC47" w14:textId="77777777" w:rsidR="00341348" w:rsidRDefault="00341348" w:rsidP="00341348">
      <w:r w:rsidRPr="00935BAE">
        <w:rPr>
          <w:noProof/>
        </w:rPr>
        <w:lastRenderedPageBreak/>
        <w:drawing>
          <wp:inline distT="0" distB="0" distL="0" distR="0" wp14:anchorId="68390099" wp14:editId="6DD8CBD7">
            <wp:extent cx="5303520" cy="352432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a:stretch>
                      <a:fillRect/>
                    </a:stretch>
                  </pic:blipFill>
                  <pic:spPr>
                    <a:xfrm>
                      <a:off x="0" y="0"/>
                      <a:ext cx="5371094" cy="3569225"/>
                    </a:xfrm>
                    <a:prstGeom prst="rect">
                      <a:avLst/>
                    </a:prstGeom>
                  </pic:spPr>
                </pic:pic>
              </a:graphicData>
            </a:graphic>
          </wp:inline>
        </w:drawing>
      </w:r>
    </w:p>
    <w:p w14:paraId="750685FF" w14:textId="77777777" w:rsidR="00341348" w:rsidRPr="005856EA" w:rsidRDefault="00341348" w:rsidP="00341348"/>
    <w:p w14:paraId="164F8F69" w14:textId="77271532" w:rsidR="00341348" w:rsidRDefault="00341348" w:rsidP="00341348">
      <w:pPr>
        <w:pStyle w:val="Heading3"/>
        <w:spacing w:after="160" w:line="259" w:lineRule="auto"/>
        <w:ind w:left="720"/>
        <w:rPr>
          <w:ins w:id="925" w:author="Tariq Horan" w:date="2022-04-27T16:42:00Z"/>
        </w:rPr>
      </w:pPr>
      <w:bookmarkStart w:id="926" w:name="_Toc36624924"/>
      <w:bookmarkStart w:id="927" w:name="_Toc100676485"/>
      <w:r>
        <w:t>GitHub</w:t>
      </w:r>
      <w:bookmarkEnd w:id="926"/>
      <w:bookmarkEnd w:id="927"/>
    </w:p>
    <w:p w14:paraId="31651B3F" w14:textId="77777777" w:rsidR="007139E8" w:rsidRPr="007139E8" w:rsidRDefault="007139E8" w:rsidP="007139E8">
      <w:pPr>
        <w:rPr>
          <w:rPrChange w:id="928" w:author="Tariq Horan" w:date="2022-04-27T16:42:00Z">
            <w:rPr/>
          </w:rPrChange>
        </w:rPr>
        <w:pPrChange w:id="929" w:author="Tariq Horan" w:date="2022-04-27T16:42:00Z">
          <w:pPr>
            <w:pStyle w:val="Heading3"/>
            <w:spacing w:after="160" w:line="259" w:lineRule="auto"/>
            <w:ind w:left="720"/>
          </w:pPr>
        </w:pPrChange>
      </w:pPr>
    </w:p>
    <w:p w14:paraId="053D67B8" w14:textId="77777777" w:rsidR="00341348" w:rsidRDefault="00341348" w:rsidP="00341348">
      <w:r>
        <w:t>GitHub is where I am putting my code, so it is kept safe in one place. Every time I change a section of the application, I push my changes to GitHub so then the project is updated locally and on GitHub. If something were to happen to my local file or if someone else wanted to alter my project, they can pull it down locally.</w:t>
      </w:r>
    </w:p>
    <w:p w14:paraId="1FC0B6A4" w14:textId="77777777" w:rsidR="00341348" w:rsidRDefault="00341348" w:rsidP="00341348"/>
    <w:p w14:paraId="3F2B7F47" w14:textId="77777777" w:rsidR="00341348" w:rsidRPr="005856EA" w:rsidRDefault="00341348" w:rsidP="00341348">
      <w:r>
        <w:t>So far, my GitHub repository has been working perfectly. I had set it up properly at the start of the project, so I haven’t run into any problems now further into the project, I find it quick and easy to push my code and continue working after.</w:t>
      </w:r>
    </w:p>
    <w:p w14:paraId="02BEAE7F" w14:textId="77777777" w:rsidR="00341348" w:rsidRDefault="00341348" w:rsidP="00341348"/>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930" w:name="_Toc36624926"/>
      <w:bookmarkStart w:id="931" w:name="_Toc100676486"/>
      <w:r>
        <w:lastRenderedPageBreak/>
        <w:t>Reflection</w:t>
      </w:r>
      <w:bookmarkEnd w:id="930"/>
      <w:bookmarkEnd w:id="931"/>
    </w:p>
    <w:p w14:paraId="78F3ED2F" w14:textId="77777777" w:rsidR="006529F1" w:rsidRPr="005856EA" w:rsidRDefault="006529F1" w:rsidP="006529F1"/>
    <w:p w14:paraId="40DF19C9" w14:textId="77777777" w:rsidR="006529F1" w:rsidRDefault="690EDB1E" w:rsidP="00A47BE5">
      <w:pPr>
        <w:pStyle w:val="Heading2"/>
      </w:pPr>
      <w:bookmarkStart w:id="932" w:name="_Toc36624927"/>
      <w:bookmarkStart w:id="933" w:name="_Toc100676487"/>
      <w:r>
        <w:t>Your views on the project</w:t>
      </w:r>
      <w:bookmarkEnd w:id="932"/>
      <w:bookmarkEnd w:id="933"/>
      <w:r>
        <w:t xml:space="preserve"> </w:t>
      </w:r>
    </w:p>
    <w:p w14:paraId="49ED1BA5" w14:textId="73CEF26B" w:rsidR="006529F1" w:rsidRDefault="00783679" w:rsidP="006529F1">
      <w:r>
        <w:t>I feel as though the project went well, I achieved what I set out to do. It was interesting to research and get a deeper understanding of the sites I was trying to replicate, and it was also interesting to have control over the whole project and trying to manage the whole application.</w:t>
      </w:r>
      <w:r w:rsidR="006529F1">
        <w:t xml:space="preserve">  </w:t>
      </w:r>
    </w:p>
    <w:p w14:paraId="284A6ACD" w14:textId="10349D21" w:rsidR="006529F1" w:rsidRDefault="006529F1" w:rsidP="006529F1"/>
    <w:p w14:paraId="4399D8C4" w14:textId="0D30B407" w:rsidR="00A47BE5" w:rsidRDefault="6EA65DDA" w:rsidP="00A47BE5">
      <w:pPr>
        <w:pStyle w:val="Heading2"/>
      </w:pPr>
      <w:bookmarkStart w:id="934" w:name="_Toc100676488"/>
      <w:r>
        <w:t xml:space="preserve">How </w:t>
      </w:r>
      <w:r w:rsidR="00341348">
        <w:t>could the project</w:t>
      </w:r>
      <w:r>
        <w:t xml:space="preserve"> be developed further?</w:t>
      </w:r>
      <w:bookmarkEnd w:id="934"/>
    </w:p>
    <w:p w14:paraId="4D7CB0DC" w14:textId="1C758106" w:rsidR="00A47BE5" w:rsidRDefault="00783679" w:rsidP="006529F1">
      <w:r>
        <w:t>I would have liked to implement a sort and filter feature on the</w:t>
      </w:r>
      <w:r w:rsidR="002909E6">
        <w:t xml:space="preserve"> </w:t>
      </w:r>
      <w:r>
        <w:t xml:space="preserve">product pages, </w:t>
      </w:r>
      <w:r w:rsidR="002909E6">
        <w:t>it</w:t>
      </w:r>
      <w:r>
        <w:t xml:space="preserve"> would also be interesting to have a better post method when uploading an image to the database</w:t>
      </w:r>
      <w:r w:rsidR="002909E6">
        <w:t>. I believe these features would greatly improve the application</w:t>
      </w:r>
    </w:p>
    <w:p w14:paraId="62E3966C" w14:textId="77777777" w:rsidR="002909E6" w:rsidRDefault="002909E6" w:rsidP="006529F1"/>
    <w:p w14:paraId="3BAC4C39" w14:textId="77777777" w:rsidR="00A47BE5" w:rsidRDefault="6EA65DDA" w:rsidP="00A47BE5">
      <w:pPr>
        <w:pStyle w:val="Heading2"/>
      </w:pPr>
      <w:bookmarkStart w:id="935" w:name="_Toc100676489"/>
      <w:r>
        <w:t>Assessment of your learning.</w:t>
      </w:r>
      <w:bookmarkEnd w:id="935"/>
    </w:p>
    <w:p w14:paraId="2A879B71" w14:textId="749B600A" w:rsidR="00A47BE5" w:rsidRDefault="002909E6" w:rsidP="00A47BE5">
      <w:r>
        <w:t xml:space="preserve">I have developed my understanding in </w:t>
      </w:r>
      <w:del w:id="936" w:author="Tariq Horan" w:date="2022-04-27T16:31:00Z">
        <w:r w:rsidDel="009917FE">
          <w:delText>php</w:delText>
        </w:r>
      </w:del>
      <w:ins w:id="937" w:author="Tariq Horan" w:date="2022-04-27T16:31:00Z">
        <w:r w:rsidR="009917FE">
          <w:t>PHP</w:t>
        </w:r>
      </w:ins>
      <w:r>
        <w:t xml:space="preserve">, I achieved this by writing loops and programming in the language blade which is very similar to </w:t>
      </w:r>
      <w:del w:id="938" w:author="Tariq Horan" w:date="2022-04-27T16:31:00Z">
        <w:r w:rsidDel="009917FE">
          <w:delText>php</w:delText>
        </w:r>
      </w:del>
      <w:ins w:id="939" w:author="Tariq Horan" w:date="2022-04-27T16:31:00Z">
        <w:r w:rsidR="009917FE">
          <w:t>PHP</w:t>
        </w:r>
      </w:ins>
      <w:r>
        <w:t>. I also had the chance to get more famili</w:t>
      </w:r>
      <w:r w:rsidR="00786D16">
        <w:t xml:space="preserve">ar with </w:t>
      </w:r>
      <w:del w:id="940" w:author="Tariq Horan" w:date="2022-04-27T16:31:00Z">
        <w:r w:rsidR="00786D16" w:rsidDel="009917FE">
          <w:delText>bootstrap</w:delText>
        </w:r>
      </w:del>
      <w:ins w:id="941" w:author="Tariq Horan" w:date="2022-04-27T16:31:00Z">
        <w:r w:rsidR="009917FE">
          <w:t>Bootstrap</w:t>
        </w:r>
      </w:ins>
      <w:r w:rsidR="00786D16">
        <w:t xml:space="preserve"> which helped me create the different sections of the website quickly. During this project I became more comfortable with GitHub by committing regularly.</w:t>
      </w:r>
    </w:p>
    <w:p w14:paraId="2F62F845" w14:textId="77777777" w:rsidR="00A47BE5" w:rsidRPr="0094576C" w:rsidRDefault="00A47BE5" w:rsidP="00A47BE5"/>
    <w:p w14:paraId="49EFF67D" w14:textId="77777777" w:rsidR="006529F1" w:rsidRDefault="690EDB1E" w:rsidP="00A47BE5">
      <w:pPr>
        <w:pStyle w:val="Heading2"/>
      </w:pPr>
      <w:bookmarkStart w:id="942" w:name="_Toc36624928"/>
      <w:bookmarkStart w:id="943" w:name="_Toc100676490"/>
      <w:r>
        <w:t>Completing a large software development project</w:t>
      </w:r>
      <w:bookmarkEnd w:id="942"/>
      <w:bookmarkEnd w:id="943"/>
      <w:r>
        <w:t xml:space="preserve"> </w:t>
      </w:r>
    </w:p>
    <w:p w14:paraId="15D00635" w14:textId="26B8862A" w:rsidR="006529F1" w:rsidRPr="00C50CDB" w:rsidRDefault="00786D16" w:rsidP="006529F1">
      <w:r>
        <w:t xml:space="preserve">Developing this project helped me get a better idea of how to keep up to date with the project progress which is very important in relation to the workplace. The format of this projects submissions (GitHub, Report Sections, Kanban) it helped me be more organized and let me stay on top of the project making it less stressful. </w:t>
      </w:r>
    </w:p>
    <w:p w14:paraId="1D318902" w14:textId="74A610EF" w:rsidR="0026369D" w:rsidRDefault="0026369D">
      <w:pPr>
        <w:spacing w:after="160" w:line="259" w:lineRule="auto"/>
      </w:pPr>
      <w:r>
        <w:br w:type="page"/>
      </w:r>
    </w:p>
    <w:p w14:paraId="21E4A872" w14:textId="77777777" w:rsidR="00A47BE5" w:rsidRDefault="00A47BE5" w:rsidP="00A47BE5"/>
    <w:p w14:paraId="1E3F1219" w14:textId="5541676D" w:rsidR="0026369D" w:rsidRPr="0094576C" w:rsidRDefault="233E13DA" w:rsidP="00976758">
      <w:pPr>
        <w:pStyle w:val="Heading1"/>
      </w:pPr>
      <w:bookmarkStart w:id="944" w:name="_Toc100676491"/>
      <w:r>
        <w:t>References</w:t>
      </w:r>
      <w:bookmarkEnd w:id="944"/>
    </w:p>
    <w:p w14:paraId="1788430C" w14:textId="77777777"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045320">
        <w:rPr>
          <w:rFonts w:ascii="Times New Roman" w:eastAsia="Times New Roman" w:hAnsi="Times New Roman" w:cs="Times New Roman"/>
          <w:i/>
          <w:iCs/>
          <w:lang w:val="en-IE" w:eastAsia="en-IE"/>
        </w:rPr>
        <w:t>Goat: Sneakers, apparel, accessories</w:t>
      </w:r>
      <w:r w:rsidRPr="00045320">
        <w:rPr>
          <w:rFonts w:ascii="Times New Roman" w:eastAsia="Times New Roman" w:hAnsi="Times New Roman" w:cs="Times New Roman"/>
          <w:lang w:val="en-IE" w:eastAsia="en-IE"/>
        </w:rPr>
        <w:t xml:space="preserve">. (n.d.). Retrieved April 12, 2022, from https://www.goat.com/ </w:t>
      </w:r>
    </w:p>
    <w:p w14:paraId="161E8CB1" w14:textId="10F07CDE"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2E070B">
        <w:rPr>
          <w:rFonts w:ascii="Times New Roman" w:eastAsia="Times New Roman" w:hAnsi="Times New Roman" w:cs="Times New Roman"/>
          <w:lang w:val="en-IE" w:eastAsia="en-IE"/>
        </w:rPr>
        <w:t xml:space="preserve">Mark Otto, J. T. (n.d.). </w:t>
      </w:r>
      <w:del w:id="945" w:author="Tariq Horan" w:date="2022-04-27T16:31:00Z">
        <w:r w:rsidRPr="002E070B" w:rsidDel="009917FE">
          <w:rPr>
            <w:rFonts w:ascii="Times New Roman" w:eastAsia="Times New Roman" w:hAnsi="Times New Roman" w:cs="Times New Roman"/>
            <w:i/>
            <w:iCs/>
            <w:lang w:val="en-IE" w:eastAsia="en-IE"/>
          </w:rPr>
          <w:delText>Bootstrap</w:delText>
        </w:r>
      </w:del>
      <w:ins w:id="946" w:author="Tariq Horan" w:date="2022-04-27T16:31:00Z">
        <w:r w:rsidR="009917FE">
          <w:rPr>
            <w:rFonts w:ascii="Times New Roman" w:eastAsia="Times New Roman" w:hAnsi="Times New Roman" w:cs="Times New Roman"/>
            <w:i/>
            <w:iCs/>
            <w:lang w:val="en-IE" w:eastAsia="en-IE"/>
          </w:rPr>
          <w:t>Bootstrap</w:t>
        </w:r>
      </w:ins>
      <w:r w:rsidRPr="002E070B">
        <w:rPr>
          <w:rFonts w:ascii="Times New Roman" w:eastAsia="Times New Roman" w:hAnsi="Times New Roman" w:cs="Times New Roman"/>
          <w:lang w:val="en-IE" w:eastAsia="en-IE"/>
        </w:rPr>
        <w:t xml:space="preserve">. </w:t>
      </w:r>
      <w:del w:id="947" w:author="Tariq Horan" w:date="2022-04-27T16:31:00Z">
        <w:r w:rsidRPr="002E070B" w:rsidDel="009917FE">
          <w:rPr>
            <w:rFonts w:ascii="Times New Roman" w:eastAsia="Times New Roman" w:hAnsi="Times New Roman" w:cs="Times New Roman"/>
            <w:lang w:val="en-IE" w:eastAsia="en-IE"/>
          </w:rPr>
          <w:delText>Bootstrap</w:delText>
        </w:r>
      </w:del>
      <w:ins w:id="948" w:author="Tariq Horan" w:date="2022-04-27T16:31:00Z">
        <w:r w:rsidR="009917FE">
          <w:rPr>
            <w:rFonts w:ascii="Times New Roman" w:eastAsia="Times New Roman" w:hAnsi="Times New Roman" w:cs="Times New Roman"/>
            <w:lang w:val="en-IE" w:eastAsia="en-IE"/>
          </w:rPr>
          <w:t>Bootstrap</w:t>
        </w:r>
      </w:ins>
      <w:r w:rsidRPr="002E070B">
        <w:rPr>
          <w:rFonts w:ascii="Times New Roman" w:eastAsia="Times New Roman" w:hAnsi="Times New Roman" w:cs="Times New Roman"/>
          <w:lang w:val="en-IE" w:eastAsia="en-IE"/>
        </w:rPr>
        <w:t xml:space="preserve"> · The most popular HTML, CSS, and JS library in the world. Retrieved April 12, 2022, from </w:t>
      </w:r>
      <w:r w:rsidR="00194717">
        <w:fldChar w:fldCharType="begin"/>
      </w:r>
      <w:r w:rsidR="00194717">
        <w:instrText xml:space="preserve"> HYPERLINK "https://getbootstrap.com" </w:instrText>
      </w:r>
      <w:r w:rsidR="00194717">
        <w:fldChar w:fldCharType="separate"/>
      </w:r>
      <w:r w:rsidRPr="002E070B">
        <w:rPr>
          <w:rStyle w:val="Hyperlink"/>
          <w:rFonts w:ascii="Times New Roman" w:eastAsia="Times New Roman" w:hAnsi="Times New Roman" w:cs="Times New Roman"/>
          <w:lang w:val="en-IE" w:eastAsia="en-IE"/>
        </w:rPr>
        <w:t>https://get</w:t>
      </w:r>
      <w:del w:id="949" w:author="Tariq Horan" w:date="2022-04-27T16:31:00Z">
        <w:r w:rsidRPr="002E070B" w:rsidDel="009917FE">
          <w:rPr>
            <w:rStyle w:val="Hyperlink"/>
            <w:rFonts w:ascii="Times New Roman" w:eastAsia="Times New Roman" w:hAnsi="Times New Roman" w:cs="Times New Roman"/>
            <w:lang w:val="en-IE" w:eastAsia="en-IE"/>
          </w:rPr>
          <w:delText>bootstrap</w:delText>
        </w:r>
      </w:del>
      <w:ins w:id="950" w:author="Tariq Horan" w:date="2022-04-27T16:31:00Z">
        <w:r w:rsidR="009917FE">
          <w:rPr>
            <w:rStyle w:val="Hyperlink"/>
            <w:rFonts w:ascii="Times New Roman" w:eastAsia="Times New Roman" w:hAnsi="Times New Roman" w:cs="Times New Roman"/>
            <w:lang w:val="en-IE" w:eastAsia="en-IE"/>
          </w:rPr>
          <w:t>Bootstrap</w:t>
        </w:r>
      </w:ins>
      <w:r w:rsidRPr="002E070B">
        <w:rPr>
          <w:rStyle w:val="Hyperlink"/>
          <w:rFonts w:ascii="Times New Roman" w:eastAsia="Times New Roman" w:hAnsi="Times New Roman" w:cs="Times New Roman"/>
          <w:lang w:val="en-IE" w:eastAsia="en-IE"/>
        </w:rPr>
        <w:t>.com</w:t>
      </w:r>
      <w:r w:rsidR="00194717">
        <w:rPr>
          <w:rStyle w:val="Hyperlink"/>
          <w:rFonts w:ascii="Times New Roman" w:eastAsia="Times New Roman" w:hAnsi="Times New Roman" w:cs="Times New Roman"/>
          <w:lang w:val="en-IE" w:eastAsia="en-IE"/>
        </w:rPr>
        <w:fldChar w:fldCharType="end"/>
      </w:r>
    </w:p>
    <w:p w14:paraId="292DA5E6" w14:textId="20C3D35A"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045320">
        <w:rPr>
          <w:rFonts w:ascii="Times New Roman" w:eastAsia="Times New Roman" w:hAnsi="Times New Roman" w:cs="Times New Roman"/>
          <w:i/>
          <w:iCs/>
          <w:lang w:val="en-IE" w:eastAsia="en-IE"/>
        </w:rPr>
        <w:t>Sneakers, streetwear, trading cards, handbags, watches</w:t>
      </w:r>
      <w:r w:rsidRPr="00045320">
        <w:rPr>
          <w:rFonts w:ascii="Times New Roman" w:eastAsia="Times New Roman" w:hAnsi="Times New Roman" w:cs="Times New Roman"/>
          <w:lang w:val="en-IE" w:eastAsia="en-IE"/>
        </w:rPr>
        <w:t xml:space="preserve">. StockX. (n.d.). Retrieved April 12, 2022, from https://stockx.com/ </w:t>
      </w:r>
    </w:p>
    <w:p w14:paraId="1454D596" w14:textId="77777777" w:rsidR="00045320" w:rsidRDefault="00045320" w:rsidP="00045320">
      <w:pPr>
        <w:spacing w:before="100" w:beforeAutospacing="1" w:after="100" w:afterAutospacing="1" w:line="240" w:lineRule="auto"/>
        <w:ind w:left="567" w:hanging="567"/>
        <w:rPr>
          <w:rFonts w:ascii="Times New Roman" w:eastAsia="Times New Roman" w:hAnsi="Times New Roman" w:cs="Times New Roman"/>
          <w:lang w:val="en-IE" w:eastAsia="en-IE"/>
        </w:rPr>
      </w:pPr>
      <w:r w:rsidRPr="00695D3D">
        <w:rPr>
          <w:rFonts w:ascii="Times New Roman" w:eastAsia="Times New Roman" w:hAnsi="Times New Roman" w:cs="Times New Roman"/>
          <w:i/>
          <w:iCs/>
          <w:lang w:val="en-IE" w:eastAsia="en-IE"/>
        </w:rPr>
        <w:t>Where developers learn, share, &amp; build careers</w:t>
      </w:r>
      <w:r w:rsidRPr="00695D3D">
        <w:rPr>
          <w:rFonts w:ascii="Times New Roman" w:eastAsia="Times New Roman" w:hAnsi="Times New Roman" w:cs="Times New Roman"/>
          <w:lang w:val="en-IE" w:eastAsia="en-IE"/>
        </w:rPr>
        <w:t xml:space="preserve">. Stack Overflow. (n.d.). Retrieved April 12, 2022, from https://stackoverflow.com/ </w:t>
      </w:r>
    </w:p>
    <w:sectPr w:rsidR="00045320" w:rsidSect="007F4BC0">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4F59E" w14:textId="77777777" w:rsidR="00194717" w:rsidRDefault="00194717" w:rsidP="00976758">
      <w:r>
        <w:separator/>
      </w:r>
    </w:p>
  </w:endnote>
  <w:endnote w:type="continuationSeparator" w:id="0">
    <w:p w14:paraId="3F192903" w14:textId="77777777" w:rsidR="00194717" w:rsidRDefault="00194717"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08BD8" w14:textId="77777777" w:rsidR="00194717" w:rsidRDefault="00194717" w:rsidP="00976758">
      <w:r>
        <w:separator/>
      </w:r>
    </w:p>
  </w:footnote>
  <w:footnote w:type="continuationSeparator" w:id="0">
    <w:p w14:paraId="69BF47C0" w14:textId="77777777" w:rsidR="00194717" w:rsidRDefault="00194717"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1124" w:hanging="360"/>
      </w:pPr>
      <w:rPr>
        <w:rFonts w:hint="default"/>
      </w:rPr>
    </w:lvl>
    <w:lvl w:ilvl="1" w:tplc="18090019" w:tentative="1">
      <w:start w:val="1"/>
      <w:numFmt w:val="lowerLetter"/>
      <w:lvlText w:val="%2."/>
      <w:lvlJc w:val="left"/>
      <w:pPr>
        <w:ind w:left="-404" w:hanging="360"/>
      </w:pPr>
    </w:lvl>
    <w:lvl w:ilvl="2" w:tplc="1809001B" w:tentative="1">
      <w:start w:val="1"/>
      <w:numFmt w:val="lowerRoman"/>
      <w:lvlText w:val="%3."/>
      <w:lvlJc w:val="right"/>
      <w:pPr>
        <w:ind w:left="316" w:hanging="180"/>
      </w:pPr>
    </w:lvl>
    <w:lvl w:ilvl="3" w:tplc="1809000F" w:tentative="1">
      <w:start w:val="1"/>
      <w:numFmt w:val="decimal"/>
      <w:lvlText w:val="%4."/>
      <w:lvlJc w:val="left"/>
      <w:pPr>
        <w:ind w:left="1036" w:hanging="360"/>
      </w:pPr>
    </w:lvl>
    <w:lvl w:ilvl="4" w:tplc="18090019" w:tentative="1">
      <w:start w:val="1"/>
      <w:numFmt w:val="lowerLetter"/>
      <w:lvlText w:val="%5."/>
      <w:lvlJc w:val="left"/>
      <w:pPr>
        <w:ind w:left="1756" w:hanging="360"/>
      </w:pPr>
    </w:lvl>
    <w:lvl w:ilvl="5" w:tplc="1809001B" w:tentative="1">
      <w:start w:val="1"/>
      <w:numFmt w:val="lowerRoman"/>
      <w:lvlText w:val="%6."/>
      <w:lvlJc w:val="right"/>
      <w:pPr>
        <w:ind w:left="2476" w:hanging="180"/>
      </w:pPr>
    </w:lvl>
    <w:lvl w:ilvl="6" w:tplc="1809000F" w:tentative="1">
      <w:start w:val="1"/>
      <w:numFmt w:val="decimal"/>
      <w:lvlText w:val="%7."/>
      <w:lvlJc w:val="left"/>
      <w:pPr>
        <w:ind w:left="3196" w:hanging="360"/>
      </w:pPr>
    </w:lvl>
    <w:lvl w:ilvl="7" w:tplc="18090019" w:tentative="1">
      <w:start w:val="1"/>
      <w:numFmt w:val="lowerLetter"/>
      <w:lvlText w:val="%8."/>
      <w:lvlJc w:val="left"/>
      <w:pPr>
        <w:ind w:left="3916" w:hanging="360"/>
      </w:pPr>
    </w:lvl>
    <w:lvl w:ilvl="8" w:tplc="1809001B" w:tentative="1">
      <w:start w:val="1"/>
      <w:numFmt w:val="lowerRoman"/>
      <w:lvlText w:val="%9."/>
      <w:lvlJc w:val="right"/>
      <w:pPr>
        <w:ind w:left="4636"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36041200">
    <w:abstractNumId w:val="0"/>
  </w:num>
  <w:num w:numId="2" w16cid:durableId="612781832">
    <w:abstractNumId w:val="4"/>
  </w:num>
  <w:num w:numId="3" w16cid:durableId="2032490012">
    <w:abstractNumId w:val="25"/>
  </w:num>
  <w:num w:numId="4" w16cid:durableId="538124501">
    <w:abstractNumId w:val="16"/>
  </w:num>
  <w:num w:numId="5" w16cid:durableId="1556047900">
    <w:abstractNumId w:val="2"/>
  </w:num>
  <w:num w:numId="6" w16cid:durableId="1377856830">
    <w:abstractNumId w:val="21"/>
  </w:num>
  <w:num w:numId="7" w16cid:durableId="1869371051">
    <w:abstractNumId w:val="18"/>
  </w:num>
  <w:num w:numId="8" w16cid:durableId="1991250668">
    <w:abstractNumId w:val="17"/>
  </w:num>
  <w:num w:numId="9" w16cid:durableId="630593565">
    <w:abstractNumId w:val="19"/>
  </w:num>
  <w:num w:numId="10" w16cid:durableId="1791434287">
    <w:abstractNumId w:val="20"/>
  </w:num>
  <w:num w:numId="11" w16cid:durableId="393630113">
    <w:abstractNumId w:val="12"/>
  </w:num>
  <w:num w:numId="12" w16cid:durableId="91098100">
    <w:abstractNumId w:val="1"/>
  </w:num>
  <w:num w:numId="13" w16cid:durableId="1530799064">
    <w:abstractNumId w:val="23"/>
  </w:num>
  <w:num w:numId="14" w16cid:durableId="1160537862">
    <w:abstractNumId w:val="5"/>
  </w:num>
  <w:num w:numId="15" w16cid:durableId="156962740">
    <w:abstractNumId w:val="15"/>
  </w:num>
  <w:num w:numId="16" w16cid:durableId="354234896">
    <w:abstractNumId w:val="6"/>
  </w:num>
  <w:num w:numId="17" w16cid:durableId="1632787556">
    <w:abstractNumId w:val="24"/>
  </w:num>
  <w:num w:numId="18" w16cid:durableId="751851916">
    <w:abstractNumId w:val="10"/>
  </w:num>
  <w:num w:numId="19" w16cid:durableId="192160402">
    <w:abstractNumId w:val="3"/>
  </w:num>
  <w:num w:numId="20" w16cid:durableId="1513370506">
    <w:abstractNumId w:val="22"/>
  </w:num>
  <w:num w:numId="21" w16cid:durableId="1922175222">
    <w:abstractNumId w:val="14"/>
  </w:num>
  <w:num w:numId="22" w16cid:durableId="1301761517">
    <w:abstractNumId w:val="9"/>
  </w:num>
  <w:num w:numId="23" w16cid:durableId="2041584595">
    <w:abstractNumId w:val="13"/>
  </w:num>
  <w:num w:numId="24" w16cid:durableId="1701859963">
    <w:abstractNumId w:val="7"/>
  </w:num>
  <w:num w:numId="25" w16cid:durableId="393698232">
    <w:abstractNumId w:val="26"/>
  </w:num>
  <w:num w:numId="26" w16cid:durableId="1626043154">
    <w:abstractNumId w:val="8"/>
  </w:num>
  <w:num w:numId="27" w16cid:durableId="1275555194">
    <w:abstractNumId w:val="11"/>
  </w:num>
  <w:num w:numId="28" w16cid:durableId="1465350846">
    <w:abstractNumId w:val="22"/>
  </w:num>
  <w:num w:numId="29" w16cid:durableId="612519022">
    <w:abstractNumId w:val="22"/>
    <w:lvlOverride w:ilvl="0">
      <w:startOverride w:val="3"/>
    </w:lvlOverride>
  </w:num>
  <w:num w:numId="30" w16cid:durableId="1064639262">
    <w:abstractNumId w:val="22"/>
    <w:lvlOverride w:ilvl="0">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riq Horan">
    <w15:presenceInfo w15:providerId="Windows Live" w15:userId="e58b5d69c18e75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45320"/>
    <w:rsid w:val="00047246"/>
    <w:rsid w:val="00047AC5"/>
    <w:rsid w:val="000B2CA9"/>
    <w:rsid w:val="000B3CDB"/>
    <w:rsid w:val="000D2C10"/>
    <w:rsid w:val="000E1BE0"/>
    <w:rsid w:val="000E35AA"/>
    <w:rsid w:val="00133833"/>
    <w:rsid w:val="001635DE"/>
    <w:rsid w:val="00177A4F"/>
    <w:rsid w:val="00181065"/>
    <w:rsid w:val="00194717"/>
    <w:rsid w:val="001A6185"/>
    <w:rsid w:val="001B5137"/>
    <w:rsid w:val="001C3DA2"/>
    <w:rsid w:val="001F55BE"/>
    <w:rsid w:val="001F66D0"/>
    <w:rsid w:val="002125F9"/>
    <w:rsid w:val="002238BE"/>
    <w:rsid w:val="00246F68"/>
    <w:rsid w:val="002549B1"/>
    <w:rsid w:val="0026369D"/>
    <w:rsid w:val="0028717F"/>
    <w:rsid w:val="002909E6"/>
    <w:rsid w:val="002B1E5F"/>
    <w:rsid w:val="002C1F59"/>
    <w:rsid w:val="002E070B"/>
    <w:rsid w:val="002F196D"/>
    <w:rsid w:val="00304398"/>
    <w:rsid w:val="00315902"/>
    <w:rsid w:val="003268B4"/>
    <w:rsid w:val="00341348"/>
    <w:rsid w:val="0036A703"/>
    <w:rsid w:val="00372D85"/>
    <w:rsid w:val="00374718"/>
    <w:rsid w:val="003939C4"/>
    <w:rsid w:val="003B0022"/>
    <w:rsid w:val="003B5455"/>
    <w:rsid w:val="003E0325"/>
    <w:rsid w:val="003E20C5"/>
    <w:rsid w:val="00443AB4"/>
    <w:rsid w:val="004643A3"/>
    <w:rsid w:val="00497CB4"/>
    <w:rsid w:val="004D7EC3"/>
    <w:rsid w:val="0051124B"/>
    <w:rsid w:val="0051291C"/>
    <w:rsid w:val="00535BC9"/>
    <w:rsid w:val="005514DA"/>
    <w:rsid w:val="0056120A"/>
    <w:rsid w:val="005757C5"/>
    <w:rsid w:val="005A4011"/>
    <w:rsid w:val="005B1E0E"/>
    <w:rsid w:val="005E208C"/>
    <w:rsid w:val="005F0144"/>
    <w:rsid w:val="006000A2"/>
    <w:rsid w:val="00600CDC"/>
    <w:rsid w:val="0060701A"/>
    <w:rsid w:val="006228F2"/>
    <w:rsid w:val="00630FA8"/>
    <w:rsid w:val="006529F1"/>
    <w:rsid w:val="006732E7"/>
    <w:rsid w:val="006740B7"/>
    <w:rsid w:val="00682E85"/>
    <w:rsid w:val="00695D3D"/>
    <w:rsid w:val="006B28EF"/>
    <w:rsid w:val="006C5658"/>
    <w:rsid w:val="006D38FF"/>
    <w:rsid w:val="006E6279"/>
    <w:rsid w:val="007139E8"/>
    <w:rsid w:val="00752392"/>
    <w:rsid w:val="00783679"/>
    <w:rsid w:val="00786D16"/>
    <w:rsid w:val="007A2528"/>
    <w:rsid w:val="007A6C58"/>
    <w:rsid w:val="007B3CFF"/>
    <w:rsid w:val="007E0FBB"/>
    <w:rsid w:val="007F4BC0"/>
    <w:rsid w:val="0081608C"/>
    <w:rsid w:val="00831A5F"/>
    <w:rsid w:val="00852A2B"/>
    <w:rsid w:val="00872A5F"/>
    <w:rsid w:val="00881613"/>
    <w:rsid w:val="00885906"/>
    <w:rsid w:val="00891AB9"/>
    <w:rsid w:val="008C54FA"/>
    <w:rsid w:val="008D0E18"/>
    <w:rsid w:val="00904389"/>
    <w:rsid w:val="00910177"/>
    <w:rsid w:val="00926723"/>
    <w:rsid w:val="0094576C"/>
    <w:rsid w:val="00955F9D"/>
    <w:rsid w:val="00976758"/>
    <w:rsid w:val="0097735F"/>
    <w:rsid w:val="0098219C"/>
    <w:rsid w:val="009917FE"/>
    <w:rsid w:val="009A6F18"/>
    <w:rsid w:val="009C2D87"/>
    <w:rsid w:val="009C6426"/>
    <w:rsid w:val="00A2097E"/>
    <w:rsid w:val="00A3283A"/>
    <w:rsid w:val="00A330B3"/>
    <w:rsid w:val="00A35617"/>
    <w:rsid w:val="00A41D76"/>
    <w:rsid w:val="00A47BE5"/>
    <w:rsid w:val="00A62FFF"/>
    <w:rsid w:val="00A65AB1"/>
    <w:rsid w:val="00A71ED8"/>
    <w:rsid w:val="00A831A5"/>
    <w:rsid w:val="00A86FB9"/>
    <w:rsid w:val="00A95881"/>
    <w:rsid w:val="00AA44CB"/>
    <w:rsid w:val="00AD3C64"/>
    <w:rsid w:val="00AD7D27"/>
    <w:rsid w:val="00B0169F"/>
    <w:rsid w:val="00B309C9"/>
    <w:rsid w:val="00B977D8"/>
    <w:rsid w:val="00BC4D01"/>
    <w:rsid w:val="00BF707E"/>
    <w:rsid w:val="00C17DA7"/>
    <w:rsid w:val="00C2783F"/>
    <w:rsid w:val="00C637BA"/>
    <w:rsid w:val="00C727B3"/>
    <w:rsid w:val="00C90399"/>
    <w:rsid w:val="00C92ADF"/>
    <w:rsid w:val="00CB0583"/>
    <w:rsid w:val="00CB1EBE"/>
    <w:rsid w:val="00CD5D65"/>
    <w:rsid w:val="00CE47FE"/>
    <w:rsid w:val="00CF2A63"/>
    <w:rsid w:val="00D203F9"/>
    <w:rsid w:val="00D266A2"/>
    <w:rsid w:val="00D3099C"/>
    <w:rsid w:val="00D80FE2"/>
    <w:rsid w:val="00D98EAC"/>
    <w:rsid w:val="00DD2047"/>
    <w:rsid w:val="00DD6FDB"/>
    <w:rsid w:val="00DE2097"/>
    <w:rsid w:val="00E01FB0"/>
    <w:rsid w:val="00E05B97"/>
    <w:rsid w:val="00E41819"/>
    <w:rsid w:val="00E56B5E"/>
    <w:rsid w:val="00E74196"/>
    <w:rsid w:val="00E8078F"/>
    <w:rsid w:val="00E854A6"/>
    <w:rsid w:val="00E86C18"/>
    <w:rsid w:val="00EA1AED"/>
    <w:rsid w:val="00EA452A"/>
    <w:rsid w:val="00ED6A8F"/>
    <w:rsid w:val="00EE236D"/>
    <w:rsid w:val="00EE23F8"/>
    <w:rsid w:val="00EF7CD5"/>
    <w:rsid w:val="00F2007A"/>
    <w:rsid w:val="00F24154"/>
    <w:rsid w:val="00F419DD"/>
    <w:rsid w:val="00F678CB"/>
    <w:rsid w:val="00FA1C4C"/>
    <w:rsid w:val="00FB2D96"/>
    <w:rsid w:val="00FB5F3C"/>
    <w:rsid w:val="00FF3400"/>
    <w:rsid w:val="00FF3ED1"/>
    <w:rsid w:val="03BB3AE7"/>
    <w:rsid w:val="07C9AD01"/>
    <w:rsid w:val="0AD32B47"/>
    <w:rsid w:val="0BDBDCD0"/>
    <w:rsid w:val="0C70A79E"/>
    <w:rsid w:val="0C99EBE0"/>
    <w:rsid w:val="0DCAB04A"/>
    <w:rsid w:val="0E4C1D65"/>
    <w:rsid w:val="0EFE4082"/>
    <w:rsid w:val="104A71B5"/>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7038E42"/>
    <w:rsid w:val="77C85D20"/>
    <w:rsid w:val="78B50E59"/>
    <w:rsid w:val="7A3B2F04"/>
    <w:rsid w:val="7B9016F7"/>
    <w:rsid w:val="7BC9515E"/>
    <w:rsid w:val="7C1B573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tabs>
        <w:tab w:val="num" w:pos="360"/>
      </w:tabs>
      <w:spacing w:before="4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tabs>
        <w:tab w:val="num" w:pos="360"/>
      </w:tabs>
      <w:spacing w:before="4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2CA9"/>
    <w:pPr>
      <w:spacing w:before="100" w:beforeAutospacing="1" w:after="100" w:afterAutospacing="1" w:line="240" w:lineRule="auto"/>
    </w:pPr>
    <w:rPr>
      <w:rFonts w:ascii="Times New Roman" w:eastAsia="Times New Roman" w:hAnsi="Times New Roman" w:cs="Times New Roman"/>
      <w:lang w:val="en-IE" w:eastAsia="en-IE"/>
    </w:rPr>
  </w:style>
  <w:style w:type="character" w:styleId="FollowedHyperlink">
    <w:name w:val="FollowedHyperlink"/>
    <w:basedOn w:val="DefaultParagraphFont"/>
    <w:uiPriority w:val="99"/>
    <w:semiHidden/>
    <w:unhideWhenUsed/>
    <w:rsid w:val="002E070B"/>
    <w:rPr>
      <w:color w:val="954F72" w:themeColor="followedHyperlink"/>
      <w:u w:val="single"/>
    </w:rPr>
  </w:style>
  <w:style w:type="character" w:customStyle="1" w:styleId="normaltextrun">
    <w:name w:val="normaltextrun"/>
    <w:basedOn w:val="DefaultParagraphFont"/>
    <w:rsid w:val="005A4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906">
      <w:bodyDiv w:val="1"/>
      <w:marLeft w:val="0"/>
      <w:marRight w:val="0"/>
      <w:marTop w:val="0"/>
      <w:marBottom w:val="0"/>
      <w:divBdr>
        <w:top w:val="none" w:sz="0" w:space="0" w:color="auto"/>
        <w:left w:val="none" w:sz="0" w:space="0" w:color="auto"/>
        <w:bottom w:val="none" w:sz="0" w:space="0" w:color="auto"/>
        <w:right w:val="none" w:sz="0" w:space="0" w:color="auto"/>
      </w:divBdr>
    </w:div>
    <w:div w:id="983848270">
      <w:bodyDiv w:val="1"/>
      <w:marLeft w:val="0"/>
      <w:marRight w:val="0"/>
      <w:marTop w:val="0"/>
      <w:marBottom w:val="0"/>
      <w:divBdr>
        <w:top w:val="none" w:sz="0" w:space="0" w:color="auto"/>
        <w:left w:val="none" w:sz="0" w:space="0" w:color="auto"/>
        <w:bottom w:val="none" w:sz="0" w:space="0" w:color="auto"/>
        <w:right w:val="none" w:sz="0" w:space="0" w:color="auto"/>
      </w:divBdr>
    </w:div>
    <w:div w:id="1183010438">
      <w:bodyDiv w:val="1"/>
      <w:marLeft w:val="0"/>
      <w:marRight w:val="0"/>
      <w:marTop w:val="0"/>
      <w:marBottom w:val="0"/>
      <w:divBdr>
        <w:top w:val="none" w:sz="0" w:space="0" w:color="auto"/>
        <w:left w:val="none" w:sz="0" w:space="0" w:color="auto"/>
        <w:bottom w:val="none" w:sz="0" w:space="0" w:color="auto"/>
        <w:right w:val="none" w:sz="0" w:space="0" w:color="auto"/>
      </w:divBdr>
    </w:div>
    <w:div w:id="1337223114">
      <w:bodyDiv w:val="1"/>
      <w:marLeft w:val="0"/>
      <w:marRight w:val="0"/>
      <w:marTop w:val="0"/>
      <w:marBottom w:val="0"/>
      <w:divBdr>
        <w:top w:val="none" w:sz="0" w:space="0" w:color="auto"/>
        <w:left w:val="none" w:sz="0" w:space="0" w:color="auto"/>
        <w:bottom w:val="none" w:sz="0" w:space="0" w:color="auto"/>
        <w:right w:val="none" w:sz="0" w:space="0" w:color="auto"/>
      </w:divBdr>
    </w:div>
    <w:div w:id="1518881783">
      <w:bodyDiv w:val="1"/>
      <w:marLeft w:val="0"/>
      <w:marRight w:val="0"/>
      <w:marTop w:val="0"/>
      <w:marBottom w:val="0"/>
      <w:divBdr>
        <w:top w:val="none" w:sz="0" w:space="0" w:color="auto"/>
        <w:left w:val="none" w:sz="0" w:space="0" w:color="auto"/>
        <w:bottom w:val="none" w:sz="0" w:space="0" w:color="auto"/>
        <w:right w:val="none" w:sz="0" w:space="0" w:color="auto"/>
      </w:divBdr>
    </w:div>
    <w:div w:id="1723017207">
      <w:bodyDiv w:val="1"/>
      <w:marLeft w:val="0"/>
      <w:marRight w:val="0"/>
      <w:marTop w:val="0"/>
      <w:marBottom w:val="0"/>
      <w:divBdr>
        <w:top w:val="none" w:sz="0" w:space="0" w:color="auto"/>
        <w:left w:val="none" w:sz="0" w:space="0" w:color="auto"/>
        <w:bottom w:val="none" w:sz="0" w:space="0" w:color="auto"/>
        <w:right w:val="none" w:sz="0" w:space="0" w:color="auto"/>
      </w:divBdr>
    </w:div>
    <w:div w:id="184473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unknown@blazar.i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mailto:example@blazar.i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127.0.0.1:8000/user/shoes/"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33</Pages>
  <Words>4434</Words>
  <Characters>25278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Tariq Horan</cp:lastModifiedBy>
  <cp:revision>21</cp:revision>
  <cp:lastPrinted>2019-03-26T16:24:00Z</cp:lastPrinted>
  <dcterms:created xsi:type="dcterms:W3CDTF">2022-03-30T13:21:00Z</dcterms:created>
  <dcterms:modified xsi:type="dcterms:W3CDTF">2022-04-27T15:55:00Z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